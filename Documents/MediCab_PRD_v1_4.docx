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1E3A8A" w:val="clear"/>
            <w:tcMar>
              <w:top w:type="dxa" w:w="1440"/>
              <w:left w:type="dxa" w:w="1440"/>
              <w:bottom w:type="dxa" w:w="1440"/>
              <w:right w:type="dxa" w:w="1440"/>
            </w:tcMar>
          </w:tcPr>
          <w:p>
            <w:pPr>
              <w:spacing w:after="200" w:before="0"/>
              <w:jc w:val="left"/>
            </w:pPr>
            <w:r>
              <w:rPr>
                <w:rFonts w:ascii="Arial" w:cs="Arial" w:eastAsia="Arial" w:hAnsi="Arial"/>
                <w:b/>
                <w:bCs/>
                <w:color w:val="FFFFFF"/>
                <w:sz w:val="72"/>
                <w:szCs w:val="72"/>
              </w:rPr>
              <w:t xml:space="preserve">MediCab</w:t>
            </w:r>
          </w:p>
          <w:p>
            <w:pPr>
              <w:spacing w:after="160" w:before="0"/>
              <w:jc w:val="left"/>
            </w:pPr>
            <w:r>
              <w:rPr>
                <w:rFonts w:ascii="Arial" w:cs="Arial" w:eastAsia="Arial" w:hAnsi="Arial"/>
                <w:color w:val="B3C6F7"/>
                <w:sz w:val="36"/>
                <w:szCs w:val="36"/>
              </w:rPr>
              <w:t xml:space="preserve">Product Requirements Document</w:t>
            </w:r>
          </w:p>
          <w:p>
            <w:pPr>
              <w:spacing w:after="80" w:before="0"/>
              <w:jc w:val="left"/>
            </w:pPr>
            <w:r>
              <w:rPr>
                <w:rFonts w:ascii="Arial" w:cs="Arial" w:eastAsia="Arial" w:hAnsi="Arial"/>
                <w:i/>
                <w:iCs/>
                <w:color w:val="CBD5F9"/>
                <w:sz w:val="26"/>
                <w:szCs w:val="26"/>
              </w:rPr>
              <w:t xml:space="preserve">Smart Household Medicine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Version</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del w:id="1" w:author="Claude" w:date="2026-05-06T00:00:00Z">
              <w:r>
                <w:rPr>
                  <w:rFonts w:ascii="Arial" w:cs="Arial" w:eastAsia="Arial" w:hAnsi="Arial"/>
                  <w:b w:val="false"/>
                  <w:bCs w:val="false"/>
                  <w:color w:val="374151"/>
                  <w:sz w:val="20"/>
                  <w:szCs w:val="20"/>
                </w:rPr>
                <w:delText xml:space="preserve">1.0 — PRD</w:delText>
              </w:r>
            </w:del>
            <w:ins w:id="2" w:author="Claude" w:date="2026-05-06T00:00:00Z">
              <w:r>
                <w:rPr>
                  <w:rFonts w:ascii="Arial" w:cs="Arial" w:eastAsia="Arial" w:hAnsi="Arial"/>
                  <w:b w:val="false"/>
                  <w:bCs w:val="false"/>
                  <w:color w:val="374151"/>
                  <w:sz w:val="20"/>
                  <w:szCs w:val="20"/>
                </w:rPr>
                <w:t xml:space="preserve">1.4 — PRD</w:t>
              </w:r>
            </w:ins>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Status</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del w:id="3" w:author="Claude" w:date="2026-05-06T00:00:00Z">
              <w:r>
                <w:rPr>
                  <w:rFonts w:ascii="Arial" w:cs="Arial" w:eastAsia="Arial" w:hAnsi="Arial"/>
                  <w:b w:val="false"/>
                  <w:bCs w:val="false"/>
                  <w:color w:val="374151"/>
                  <w:sz w:val="20"/>
                  <w:szCs w:val="20"/>
                </w:rPr>
                <w:delText xml:space="preserve">Draft — For Review</w:delText>
              </w:r>
            </w:del>
            <w:ins w:id="4" w:author="Claude" w:date="2026-05-06T00:00:00Z">
              <w:r>
                <w:rPr>
                  <w:rFonts w:ascii="Arial" w:cs="Arial" w:eastAsia="Arial" w:hAnsi="Arial"/>
                  <w:b w:val="false"/>
                  <w:bCs w:val="false"/>
                  <w:color w:val="374151"/>
                  <w:sz w:val="20"/>
                  <w:szCs w:val="20"/>
                </w:rPr>
                <w:t xml:space="preserve">In Development — Updated to reflect build status</w:t>
              </w:r>
            </w:ins>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Date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del w:id="5" w:author="Claude" w:date="2026-05-06T00:00:00Z">
              <w:r>
                <w:rPr>
                  <w:rFonts w:ascii="Arial" w:cs="Arial" w:eastAsia="Arial" w:hAnsi="Arial"/>
                  <w:b w:val="false"/>
                  <w:bCs w:val="false"/>
                  <w:color w:val="374151"/>
                  <w:sz w:val="20"/>
                  <w:szCs w:val="20"/>
                </w:rPr>
                <w:delText xml:space="preserve">April 2026</w:delText>
              </w:r>
            </w:del>
            <w:ins w:id="6" w:author="Claude" w:date="2026-05-06T00:00:00Z">
              <w:r>
                <w:rPr>
                  <w:rFonts w:ascii="Arial" w:cs="Arial" w:eastAsia="Arial" w:hAnsi="Arial"/>
                  <w:b w:val="false"/>
                  <w:bCs w:val="false"/>
                  <w:color w:val="374151"/>
                  <w:sz w:val="20"/>
                  <w:szCs w:val="20"/>
                </w:rPr>
                <w:t xml:space="preserve">May 2026</w:t>
              </w:r>
            </w:ins>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Author</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MediCab Product Team</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Platform</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iOS &amp; Android (Capacitor) + Web PWA</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Market</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India — Phase 1</w:t>
            </w:r>
          </w:p>
        </w:tc>
      </w:tr>
    </w:tbl>
    <w:p>
      <w:pPr>
        <w:spacing w:after="0" w:before="1440"/>
      </w:pPr>
    </w:p>
    <w:p>
      <w:pPr>
        <w:spacing w:after="0" w:before="0"/>
      </w:pPr>
      <w:r>
        <w:rPr>
          <w:rFonts w:ascii="Arial" w:cs="Arial" w:eastAsia="Arial" w:hAnsi="Arial"/>
          <w:i/>
          <w:iCs/>
          <w:color w:val="6B7280"/>
          <w:sz w:val="18"/>
          <w:szCs w:val="18"/>
        </w:rPr>
        <w:t xml:space="preserve">Confidential — Internal Use Only</w:t>
      </w:r>
    </w:p>
    <w:p>
      <w:r>
        <w:br/>
      </w:r>
    </w:p>
    <w:p>
      <w:pPr>
        <w:sectPr>
          <w:pgSz w:w="12240" w:h="15840" w:orient="portrait"/>
          <w:pgMar w:top="0" w:right="0" w:bottom="0" w:left="0" w:header="708" w:footer="708" w:gutter="0"/>
          <w:pgNumType/>
          <w:docGrid w:linePitch="360"/>
        </w:sectPr>
      </w:pPr>
    </w:p>
    <w:p>
      <w:pPr>
        <w:pStyle w:val="Heading1"/>
        <w:spacing w:after="160" w:before="0"/>
      </w:pPr>
      <w:r>
        <w:rPr>
          <w:rFonts w:ascii="Arial" w:cs="Arial" w:eastAsia="Arial" w:hAnsi="Arial"/>
          <w:b/>
          <w:bCs/>
          <w:color w:val="3B4FCD"/>
          <w:sz w:val="36"/>
          <w:szCs w:val="36"/>
        </w:rPr>
        <w:t xml:space="preserve">1. Executive Summary</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MediCab is a household medication management system that helps Indian families track medicines, run treatment courses, and coordinate care — particularly for elderly members with chronic conditions. It is the only app in its category to unify a shared medicine cabinet, structured treatment courses, closed-loop dose tracking, and a Gemini-powered Cabinet Query tool in a single product.</w:t>
      </w:r>
    </w:p>
    <w:p>
      <w:pPr>
        <w:spacing w:after="120" w:before="0"/>
      </w:pPr>
      <w:r>
        <w:rPr>
          <w:rFonts w:ascii="Arial" w:cs="Arial" w:eastAsia="Arial" w:hAnsi="Arial"/>
          <w:color w:val="374151"/>
          <w:sz w:val="22"/>
          <w:szCs w:val="22"/>
        </w:rPr>
        <w:t xml:space="preserve">The core insight driving MediCab is that medication management is a household problem, not an individual one. Existing apps (Medisafe, MyTherapy, CareZone) treat it as a solo activity. MediCab is built around a household as the primary unit, with role-based access, shared inventory, and caregiver visibility baked in from day one.</w:t>
      </w:r>
    </w:p>
    <w:p>
      <w:pPr>
        <w:spacing w:after="0" w:before="120"/>
      </w:pPr>
    </w:p>
    <w:p>
      <w:pPr>
        <w:pStyle w:val="Heading3"/>
        <w:spacing w:after="60" w:before="200"/>
      </w:pPr>
      <w:r>
        <w:rPr>
          <w:rFonts w:ascii="Arial" w:cs="Arial" w:eastAsia="Arial" w:hAnsi="Arial"/>
          <w:b/>
          <w:bCs/>
          <w:color w:val="374151"/>
          <w:sz w:val="24"/>
          <w:szCs w:val="24"/>
        </w:rPr>
        <w:t xml:space="preserve">One-line Pitch</w:t>
      </w:r>
    </w:p>
    <w:p>
      <w:pPr>
        <w:spacing w:after="120" w:before="0"/>
      </w:pPr>
      <w:r>
        <w:rPr>
          <w:rFonts w:ascii="Arial" w:cs="Arial" w:eastAsia="Arial" w:hAnsi="Arial"/>
          <w:color w:val="374151"/>
          <w:sz w:val="22"/>
          <w:szCs w:val="22"/>
        </w:rPr>
        <w:t xml:space="preserve">"MediCab ensures the right person takes the right medicine at the right time — while keeping the whole household's inventory and accountability in sync."</w:t>
      </w:r>
    </w:p>
    <w:p>
      <w:pPr>
        <w:spacing w:after="0" w:before="120"/>
      </w:pPr>
    </w:p>
    <w:p>
      <w:pPr>
        <w:pStyle w:val="Heading3"/>
        <w:spacing w:after="60" w:before="200"/>
      </w:pPr>
      <w:r>
        <w:rPr>
          <w:rFonts w:ascii="Arial" w:cs="Arial" w:eastAsia="Arial" w:hAnsi="Arial"/>
          <w:b/>
          <w:bCs/>
          <w:color w:val="374151"/>
          <w:sz w:val="24"/>
          <w:szCs w:val="24"/>
        </w:rPr>
        <w:t xml:space="preserve">Primary Target Segment (Phase 1)</w:t>
      </w:r>
    </w:p>
    <w:p>
      <w:pPr>
        <w:spacing w:after="120" w:before="0"/>
      </w:pPr>
      <w:r>
        <w:rPr>
          <w:rFonts w:ascii="Arial" w:cs="Arial" w:eastAsia="Arial" w:hAnsi="Arial"/>
          <w:color w:val="374151"/>
          <w:sz w:val="22"/>
          <w:szCs w:val="22"/>
        </w:rPr>
        <w:t xml:space="preserve">Urban Indian adults (25–45) managing the medications of an elderly parent or parent-in-law with one or more chronic conditions (diabetes, hypertension, cardiac disease), living in the same or nearby household. This segment has high willingness to pay, low churn (underlying condition is permanent), and genuine emotional urgency.</w:t>
      </w:r>
    </w:p>
    <w:p>
      <w:r>
        <w:br/>
      </w:r>
    </w:p>
    <w:p>
      <w:pPr>
        <w:pStyle w:val="Heading1"/>
        <w:spacing w:after="160" w:before="0"/>
      </w:pPr>
      <w:r>
        <w:rPr>
          <w:rFonts w:ascii="Arial" w:cs="Arial" w:eastAsia="Arial" w:hAnsi="Arial"/>
          <w:b/>
          <w:bCs/>
          <w:color w:val="3B4FCD"/>
          <w:sz w:val="36"/>
          <w:szCs w:val="36"/>
        </w:rPr>
        <w:t xml:space="preserve">2. Problem Statement</w:t>
      </w:r>
    </w:p>
    <w:p>
      <w:pPr>
        <w:pBdr>
          <w:bottom w:val="single" w:color="3B4FCD" w:sz="6" w:space="1"/>
        </w:pBdr>
        <w:spacing w:after="160" w:before="0"/>
      </w:pPr>
    </w:p>
    <w:p>
      <w:pPr>
        <w:pStyle w:val="Heading3"/>
        <w:spacing w:after="60" w:before="200"/>
      </w:pPr>
      <w:r>
        <w:rPr>
          <w:rFonts w:ascii="Arial" w:cs="Arial" w:eastAsia="Arial" w:hAnsi="Arial"/>
          <w:b/>
          <w:bCs/>
          <w:color w:val="374151"/>
          <w:sz w:val="24"/>
          <w:szCs w:val="24"/>
        </w:rPr>
        <w:t xml:space="preserve">The Core Problem</w:t>
      </w:r>
    </w:p>
    <w:p>
      <w:pPr>
        <w:spacing w:after="120" w:before="0"/>
      </w:pPr>
      <w:r>
        <w:rPr>
          <w:rFonts w:ascii="Arial" w:cs="Arial" w:eastAsia="Arial" w:hAnsi="Arial"/>
          <w:color w:val="374151"/>
          <w:sz w:val="22"/>
          <w:szCs w:val="22"/>
        </w:rPr>
        <w:t xml:space="preserve">Medication mismanagement at the household level causes preventable harm every day. The failure modes are well-understood but unsolved:</w:t>
      </w:r>
    </w:p>
    <w:p>
      <w:pPr>
        <w:pStyle w:val="ListParagraph"/>
        <w:numPr>
          <w:ilvl w:val="0"/>
          <w:numId w:val="2"/>
        </w:numPr>
        <w:spacing w:after="80" w:before="0"/>
      </w:pPr>
      <w:r>
        <w:rPr>
          <w:rFonts w:ascii="Arial" w:cs="Arial" w:eastAsia="Arial" w:hAnsi="Arial"/>
          <w:color w:val="374151"/>
          <w:sz w:val="22"/>
          <w:szCs w:val="22"/>
        </w:rPr>
        <w:t xml:space="preserve">Medicines at home are not tracked — households cannot tell what they have, how much remains, or whether it is expired.</w:t>
      </w:r>
    </w:p>
    <w:p>
      <w:pPr>
        <w:pStyle w:val="ListParagraph"/>
        <w:numPr>
          <w:ilvl w:val="0"/>
          <w:numId w:val="2"/>
        </w:numPr>
        <w:spacing w:after="80" w:before="0"/>
      </w:pPr>
      <w:r>
        <w:rPr>
          <w:rFonts w:ascii="Arial" w:cs="Arial" w:eastAsia="Arial" w:hAnsi="Arial"/>
          <w:color w:val="374151"/>
          <w:sz w:val="22"/>
          <w:szCs w:val="22"/>
        </w:rPr>
        <w:t xml:space="preserve">No caregiver visibility — adult children managing a parent's treatment have no reliable way to verify adherence remotely.</w:t>
      </w:r>
    </w:p>
    <w:p>
      <w:pPr>
        <w:pStyle w:val="ListParagraph"/>
        <w:numPr>
          <w:ilvl w:val="0"/>
          <w:numId w:val="2"/>
        </w:numPr>
        <w:spacing w:after="80" w:before="0"/>
      </w:pPr>
      <w:r>
        <w:rPr>
          <w:rFonts w:ascii="Arial" w:cs="Arial" w:eastAsia="Arial" w:hAnsi="Arial"/>
          <w:color w:val="374151"/>
          <w:sz w:val="22"/>
          <w:szCs w:val="22"/>
        </w:rPr>
        <w:t xml:space="preserve">Treatment courses are abandoned — antibiotic courses end early because stock runs out or the schedule is forgotten.</w:t>
      </w:r>
    </w:p>
    <w:p>
      <w:pPr>
        <w:pStyle w:val="ListParagraph"/>
        <w:numPr>
          <w:ilvl w:val="0"/>
          <w:numId w:val="2"/>
        </w:numPr>
        <w:spacing w:after="80" w:before="0"/>
      </w:pPr>
      <w:r>
        <w:rPr>
          <w:rFonts w:ascii="Arial" w:cs="Arial" w:eastAsia="Arial" w:hAnsi="Arial"/>
          <w:color w:val="374151"/>
          <w:sz w:val="22"/>
          <w:szCs w:val="22"/>
        </w:rPr>
        <w:t xml:space="preserve">Wrong person, wrong medicine — shared medicine cabinets with no inventory structure lead to family members taking each other's prescriptions.</w:t>
      </w:r>
    </w:p>
    <w:p>
      <w:pPr>
        <w:pStyle w:val="ListParagraph"/>
        <w:numPr>
          <w:ilvl w:val="0"/>
          <w:numId w:val="2"/>
        </w:numPr>
        <w:spacing w:after="80" w:before="0"/>
      </w:pPr>
      <w:r>
        <w:rPr>
          <w:rFonts w:ascii="Arial" w:cs="Arial" w:eastAsia="Arial" w:hAnsi="Arial"/>
          <w:color w:val="374151"/>
          <w:sz w:val="22"/>
          <w:szCs w:val="22"/>
        </w:rPr>
        <w:t xml:space="preserve">No structured handoff — when a patient visits a new doctor, there is no portable, structured medication history to present.</w:t>
      </w:r>
    </w:p>
    <w:p>
      <w:pPr>
        <w:spacing w:after="0" w:before="120"/>
      </w:pPr>
    </w:p>
    <w:p>
      <w:pPr>
        <w:pStyle w:val="Heading3"/>
        <w:spacing w:after="60" w:before="200"/>
      </w:pPr>
      <w:r>
        <w:rPr>
          <w:rFonts w:ascii="Arial" w:cs="Arial" w:eastAsia="Arial" w:hAnsi="Arial"/>
          <w:b/>
          <w:bCs/>
          <w:color w:val="374151"/>
          <w:sz w:val="24"/>
          <w:szCs w:val="24"/>
        </w:rPr>
        <w:t xml:space="preserve">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c>
          <w:tcPr>
            <w:tcW w:type="dxa" w:w="2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c>
          <w:tcPr>
            <w:tcW w:type="dxa" w:w="40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28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Critical gap</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Medisafe / MyTherapy</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Individual pill reminders with refill alerts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household model; no inventory</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CareZone</w:t>
            </w:r>
          </w:p>
        </w:tc>
        <w:tc>
          <w:tcPr>
            <w:tcW w:type="dxa" w:w="4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Caregiver-focused care coordination</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treatment course logic; US-centric</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Practo / HealthPlix</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Clinic EMR with patient records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Provider-side only; no home cabinet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Paper / WhatsApp</w:t>
            </w:r>
          </w:p>
        </w:tc>
        <w:tc>
          <w:tcPr>
            <w:tcW w:type="dxa" w:w="40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Informal tracking via notes and messages</w:t>
            </w:r>
          </w:p>
        </w:tc>
        <w:tc>
          <w:tcPr>
            <w:tcW w:type="dxa" w:w="28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accountability; no alerts; no structure</w:t>
            </w:r>
          </w:p>
        </w:tc>
      </w:tr>
    </w:tbl>
    <w:p>
      <w:pPr>
        <w:spacing w:after="0" w:before="200"/>
      </w:pPr>
    </w:p>
    <w:p>
      <w:pPr>
        <w:spacing w:after="120" w:before="0"/>
      </w:pPr>
      <w:r>
        <w:rPr>
          <w:rFonts w:ascii="Arial" w:cs="Arial" w:eastAsia="Arial" w:hAnsi="Arial"/>
          <w:color w:val="374151"/>
          <w:sz w:val="22"/>
          <w:szCs w:val="22"/>
        </w:rPr>
        <w:t xml:space="preserve">MediCab occupies a gap none of these fill: a household-first, treatment-aware, inventory-linked medication system designed for the Indian family context.</w:t>
      </w:r>
    </w:p>
    <w:p>
      <w:r>
        <w:br/>
      </w:r>
    </w:p>
    <w:p>
      <w:pPr>
        <w:pStyle w:val="Heading1"/>
        <w:spacing w:after="160" w:before="0"/>
      </w:pPr>
      <w:r>
        <w:rPr>
          <w:rFonts w:ascii="Arial" w:cs="Arial" w:eastAsia="Arial" w:hAnsi="Arial"/>
          <w:b/>
          <w:bCs/>
          <w:color w:val="3B4FCD"/>
          <w:sz w:val="36"/>
          <w:szCs w:val="36"/>
        </w:rPr>
        <w:t xml:space="preserve">3. Product Vision &amp; Goals</w:t>
      </w:r>
    </w:p>
    <w:p>
      <w:pPr>
        <w:pBdr>
          <w:bottom w:val="single" w:color="3B4FCD" w:sz="6" w:space="1"/>
        </w:pBdr>
        <w:spacing w:after="160" w:before="0"/>
      </w:pPr>
    </w:p>
    <w:p>
      <w:pPr>
        <w:pStyle w:val="Heading3"/>
        <w:spacing w:after="60" w:before="200"/>
      </w:pPr>
      <w:r>
        <w:rPr>
          <w:rFonts w:ascii="Arial" w:cs="Arial" w:eastAsia="Arial" w:hAnsi="Arial"/>
          <w:b/>
          <w:bCs/>
          <w:color w:val="374151"/>
          <w:sz w:val="24"/>
          <w:szCs w:val="24"/>
        </w:rPr>
        <w:t xml:space="preserve">Vision</w:t>
      </w:r>
    </w:p>
    <w:p>
      <w:pPr>
        <w:spacing w:after="120" w:before="0"/>
      </w:pPr>
      <w:r>
        <w:rPr>
          <w:rFonts w:ascii="Arial" w:cs="Arial" w:eastAsia="Arial" w:hAnsi="Arial"/>
          <w:color w:val="374151"/>
          <w:sz w:val="22"/>
          <w:szCs w:val="22"/>
        </w:rPr>
        <w:t xml:space="preserve">Every Indian household manages medications with the same ease and accountability as managing money — knowing what they have, who is taking what, and exactly when to restock.</w:t>
      </w:r>
    </w:p>
    <w:p>
      <w:pPr>
        <w:spacing w:after="0" w:before="120"/>
      </w:pPr>
    </w:p>
    <w:p>
      <w:pPr>
        <w:pStyle w:val="Heading3"/>
        <w:spacing w:after="60" w:before="200"/>
      </w:pPr>
      <w:r>
        <w:rPr>
          <w:rFonts w:ascii="Arial" w:cs="Arial" w:eastAsia="Arial" w:hAnsi="Arial"/>
          <w:b/>
          <w:bCs/>
          <w:color w:val="374151"/>
          <w:sz w:val="24"/>
          <w:szCs w:val="24"/>
        </w:rPr>
        <w:t xml:space="preserve">Success Metrics (12-Month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12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Month 3</w:t>
            </w:r>
          </w:p>
        </w:tc>
        <w:tc>
          <w:tcPr>
            <w:tcW w:type="dxa" w:w="212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Month 6</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Month 12</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Active households (paying)</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500</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2,500</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10,000</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Day-30 retention</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35%</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42%</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50%</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Monthly churn (paid)</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&lt;12%</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&lt;8%</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&lt;5%</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Avg. dose adherence rate</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&gt;75%</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&gt;80%</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NPS</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&gt;35</w:t>
            </w:r>
          </w:p>
        </w:tc>
        <w:tc>
          <w:tcPr>
            <w:tcW w:type="dxa" w:w="2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&gt;45</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&gt;55</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ARPU (INR / month)</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149</w:t>
            </w:r>
          </w:p>
        </w:tc>
        <w:tc>
          <w:tcPr>
            <w:tcW w:type="dxa" w:w="212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179</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199</w:t>
            </w:r>
          </w:p>
        </w:tc>
      </w:tr>
    </w:tbl>
    <w:p>
      <w:r>
        <w:br/>
      </w:r>
    </w:p>
    <w:p>
      <w:pPr>
        <w:pStyle w:val="Heading1"/>
        <w:spacing w:after="160" w:before="0"/>
      </w:pPr>
      <w:r>
        <w:rPr>
          <w:rFonts w:ascii="Arial" w:cs="Arial" w:eastAsia="Arial" w:hAnsi="Arial"/>
          <w:b/>
          <w:bCs/>
          <w:color w:val="3B4FCD"/>
          <w:sz w:val="36"/>
          <w:szCs w:val="36"/>
        </w:rPr>
        <w:t xml:space="preserve">4. Target Users</w:t>
      </w:r>
    </w:p>
    <w:p>
      <w:pPr>
        <w:pBdr>
          <w:bottom w:val="single" w:color="3B4FCD" w:sz="6" w:space="1"/>
        </w:pBdr>
        <w:spacing w:after="160" w:before="0"/>
      </w:pPr>
    </w:p>
    <w:p>
      <w:pPr>
        <w:pStyle w:val="Heading3"/>
        <w:spacing w:after="60" w:before="200"/>
      </w:pPr>
      <w:r>
        <w:rPr>
          <w:rFonts w:ascii="Arial" w:cs="Arial" w:eastAsia="Arial" w:hAnsi="Arial"/>
          <w:b/>
          <w:bCs/>
          <w:color w:val="374151"/>
          <w:sz w:val="24"/>
          <w:szCs w:val="24"/>
        </w:rPr>
        <w:t xml:space="preserve">Primary Persona — The Caregiver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Name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Priya, 34, Bengaluru</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Situation</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Software engineer. Parents live nearby. Father has Type 2 diabetes and hypertension. Takes 5 medicines daily.</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Pain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Calls her father every evening to check if he took his medicine. Regularly discovers stock has run out. Cannot keep track of what is prescribed vs. what is at home.</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Goal</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Know, from her phone, that her father's medicines were taken today — and that he won't run short before his next refill.</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Willingness to pay</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 Pays for Practo consultations, health insurance, and similar digital health tools. INR 149–299/month is acceptable.</w:t>
            </w:r>
          </w:p>
        </w:tc>
      </w:tr>
    </w:tbl>
    <w:p>
      <w:pPr>
        <w:spacing w:after="0" w:before="200"/>
      </w:pPr>
    </w:p>
    <w:p>
      <w:pPr>
        <w:pStyle w:val="Heading3"/>
        <w:spacing w:after="60" w:before="200"/>
      </w:pPr>
      <w:r>
        <w:rPr>
          <w:rFonts w:ascii="Arial" w:cs="Arial" w:eastAsia="Arial" w:hAnsi="Arial"/>
          <w:b/>
          <w:bCs/>
          <w:color w:val="374151"/>
          <w:sz w:val="24"/>
          <w:szCs w:val="24"/>
        </w:rPr>
        <w:t xml:space="preserve">Secondary Persona — The Patient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Name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Rajan, 67, Bengaluru</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Situation</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Retired. Takes Metformin, Amlodipine, and Atorvastatin daily. Moderate smartphone literacy. Reads Kannada.</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Pain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Forgets morning doses. Does not know when medicines will run out. Relies entirely on daughter to manage refills.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Goal</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Clear, simple reminders in his language. Not to be embarrassed by missing doses in front of his family.</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Key requirement</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WhatsApp-native notifications. Large text. Kannada support. One-tap dose confirmation.</w:t>
            </w:r>
          </w:p>
        </w:tc>
      </w:tr>
    </w:tbl>
    <w:p>
      <w:pPr>
        <w:spacing w:after="0" w:before="200"/>
      </w:pPr>
    </w:p>
    <w:p>
      <w:pPr>
        <w:pStyle w:val="Heading3"/>
        <w:spacing w:after="60" w:before="200"/>
      </w:pPr>
      <w:r>
        <w:rPr>
          <w:rFonts w:ascii="Arial" w:cs="Arial" w:eastAsia="Arial" w:hAnsi="Arial"/>
          <w:b/>
          <w:bCs/>
          <w:color w:val="374151"/>
          <w:sz w:val="24"/>
          <w:szCs w:val="24"/>
        </w:rPr>
        <w:t xml:space="preserve">Tertiary Persona — The Acute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Name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Arjun, 28, Mumbai</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Situation</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Single professional. Managing a 7-day antibiotic course after a throat infection. Also tracks household OTC medicines.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Pain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Stops antibiotics after 3 days when symptoms resolve. Regularly finds expired medicines in the cabinet when sick.</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Risk</w:t>
            </w:r>
          </w:p>
        </w:tc>
        <w:tc>
          <w:tcPr>
            <w:tcW w:type="dxa" w:w="7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 churn after the treatment course ends. Must be converted to chronic use via inventory + expiry value.</w:t>
            </w:r>
          </w:p>
        </w:tc>
      </w:tr>
    </w:tbl>
    <w:p>
      <w:r>
        <w:br/>
      </w:r>
    </w:p>
    <w:p>
      <w:pPr>
        <w:pStyle w:val="Heading1"/>
        <w:spacing w:after="160" w:before="0"/>
      </w:pPr>
      <w:r>
        <w:rPr>
          <w:rFonts w:ascii="Arial" w:cs="Arial" w:eastAsia="Arial" w:hAnsi="Arial"/>
          <w:b/>
          <w:bCs/>
          <w:color w:val="3B4FCD"/>
          <w:sz w:val="36"/>
          <w:szCs w:val="36"/>
        </w:rPr>
        <w:t xml:space="preserve">5. Changes from Original Concept</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The following table documents deliberate additions and removals from the product concept described in the initial design, based on market analysis, code review, and user research.</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c>
          <w:tcPr>
            <w:tcW w:type="dxa" w:w="12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2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Firestore backend (real-time sync)</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localStorage makes the household model fictional — members on different devices share nothing. Firestore enables true real-time sync with offline support.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P0 — Launch blocker</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notifications via FCM + WhatsApp fallback</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Dose reminders without push notifications are inert. WhatsApp fallback critical for elderly users (Rajan persona) who may not interact with the app directly.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P0 — Launch blocker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Indian medicine database (CDSCO seed — top 500)</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All 5 medicines in the current master DB are Western brands. Indian household medicines (Crocin, Dolo 650, Pan-D, Metformin, Amlodipine) must be seeded at launch to remove onboarding friction.</w:t>
            </w:r>
            <w:ins w:id="7" w:author="Claude" w:date="2026-05-06T00:00:00Z">
              <w:r>
                <w:rPr>
                  <w:rFonts w:ascii="Arial" w:cs="Arial" w:eastAsia="Arial" w:hAnsi="Arial"/>
                  <w:b w:val="false"/>
                  <w:bCs w:val="false"/>
                  <w:color w:val="374151"/>
                  <w:sz w:val="20"/>
                  <w:szCs w:val="20"/>
                </w:rPr>
                <w:t xml:space="preserve"> Status (May 2026): 131 medicines seeded; expansion to 500 tracked as MC-011.</w:t>
              </w:r>
            </w:ins>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P0 — Launch blocker</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Caregiver remote dashboard (read-only view)</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Priya persona — an adult child managing a parent's treatment — needs a lightweight view of today's doses without being on the same device. This is the primary retention driver for the paying admin.</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P0 — Core feature</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Drug interaction checker on cabinet add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When a user adds a new medicine, Gemini checks it against existing cabinet items for known interactions. Catches dangerous combinations (e.g., blood thinners + NSAIDs) before harm occurs. Highest safety ROI per engineering effort.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BA7517"/>
                <w:sz w:val="20"/>
                <w:szCs w:val="20"/>
              </w:rPr>
              <w:t xml:space="preserve">P1 — High value</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Multilingual support (Hindi, Kannada, Tamil, Telugu)</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patient (Rajan persona) is not English-first. Push notifications, medicine names, and dose instructions must render in the user's preferred language for the product to be usable.</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BA7517"/>
                <w:sz w:val="20"/>
                <w:szCs w:val="20"/>
              </w:rPr>
              <w:t xml:space="preserve">P1 — High value</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Medicine barcode scanner (add via scan)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Manual medicine entry is the #1 onboarding friction point. A barcode scanner auto-fills name, strength, and dosage form from packaging. CDSCO has no public barcode DB, so MediCab will build its own through crowd-sourcing: every manual entry prompts the user to snap the barcode to “help the community.” The DB grows with the user base.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BA7517"/>
                <w:sz w:val="20"/>
                <w:szCs w:val="20"/>
              </w:rPr>
              <w:t xml:space="preserve">P1 — Retention</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Expiry photo capture (AI expiry date extraction)</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Users consistently fail to manually enter expiry dates. Gemini Vision can extract the date from a photo of the medicine packaging. Eliminates a key data quality problem.</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BA7517"/>
                <w:sz w:val="20"/>
                <w:szCs w:val="20"/>
              </w:rPr>
              <w:t xml:space="preserve">P1 — Data quality</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Treatment completion certificate (PDF export)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When a treatment course is completed, generate a PDF summary (medicines taken, adherence rate, duration) that can be shared at the next doctor's visit. Creates a compelling retention loop and a social sharing moment.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P2 — Retention</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D9E75"/>
                <w:sz w:val="20"/>
                <w:szCs w:val="20"/>
              </w:rPr>
              <w:t xml:space="preserve">ADDED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Household medicine sharing (split/transfer quantity)</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 existing Cabinet split/merge feature is architecturally present but non-functional without a backend. With Firestore, this becomes a real feature: transfer 10 tablets from the main cabinet to a travel pouch cabinet.</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P2 — Differentiator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localStorage as sole persistence layer</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Fatal for a multi-device, multi-user household app. Replaced by Firestore with localStorage as an offline cache only.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Replace before launch</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Western-only medicine master DB (5 entries)</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Tylenol and Advil are irrelevant to the Indian market. Replaced with top-500 Indian brands seeded from CDSCO + OpenFDA for common imports.</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Replace before launch</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Unguarded AI medical recommendations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SymptomChecker currently returns dosageAdvice and safetyWarning without a visible disclaimer. Under DPDP Act and general liability, this requires explicit "not medical advice" framing and conservative prompt guardrails.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Safety-critical fix</w:t>
            </w:r>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D85A30"/>
                <w:sz w:val="20"/>
                <w:szCs w:val="20"/>
              </w:rPr>
              <w:t xml:space="preserve">REMOVED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Hard-coded member switcher (dropdown in header)</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 switching via a settings dropdown is a UX anti-pattern for a product that must work for a 67-year-old. Replaced by single logged-in user identity with caregiver access via invite link.</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BA7517"/>
                <w:sz w:val="20"/>
                <w:szCs w:val="20"/>
              </w:rPr>
              <w:t xml:space="preserve">UX fix</w:t>
            </w:r>
          </w:p>
        </w:tc>
      </w:tr>
    </w:tbl>
    <w:p>
      <w:r>
        <w:br/>
      </w:r>
    </w:p>
    <w:p>
      <w:pPr>
        <w:pStyle w:val="Heading1"/>
        <w:spacing w:after="160" w:before="0"/>
      </w:pPr>
      <w:r>
        <w:rPr>
          <w:rFonts w:ascii="Arial" w:cs="Arial" w:eastAsia="Arial" w:hAnsi="Arial"/>
          <w:b/>
          <w:bCs/>
          <w:color w:val="3B4FCD"/>
          <w:sz w:val="36"/>
          <w:szCs w:val="36"/>
        </w:rPr>
        <w:t xml:space="preserve">6. Feature Specifications</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F1 — Household &amp; Identity</w:t>
      </w:r>
    </w:p>
    <w:p>
      <w:pPr>
        <w:spacing w:after="120" w:before="0"/>
      </w:pPr>
      <w:r>
        <w:rPr>
          <w:rFonts w:ascii="Arial" w:cs="Arial" w:eastAsia="Arial" w:hAnsi="Arial"/>
          <w:color w:val="374151"/>
          <w:sz w:val="22"/>
          <w:szCs w:val="22"/>
        </w:rPr>
        <w:t xml:space="preserve">The household is the primary unit of organisation. Every user belongs to exactly one household. Households are created by an Admin and joined by Members via invite link.</w:t>
      </w:r>
    </w:p>
    <w:p>
      <w:pPr>
        <w:spacing w:after="0" w:before="80"/>
      </w:pPr>
    </w:p>
    <w:p>
      <w:pPr>
        <w:pStyle w:val="Heading3"/>
        <w:spacing w:after="60" w:before="200"/>
      </w:pPr>
      <w:r>
        <w:rPr>
          <w:rFonts w:ascii="Arial" w:cs="Arial" w:eastAsia="Arial" w:hAnsi="Arial"/>
          <w:b/>
          <w:bCs/>
          <w:color w:val="374151"/>
          <w:sz w:val="24"/>
          <w:szCs w:val="24"/>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Can do</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Cannot do</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Admin</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Add/remove members, manage all cabinets, approve restocks, create treatments for any member, view all adherence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Nothing restricted</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 (adult 18+)</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Log own doses, view own treatments, request restocks</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Create treatments for others, view others' private items, approve restocks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Caregiver (remote)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Read-only dashboard of a specific member's treatments and today's dose status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Edit anything. Caregiver access is view-only and must be explicitly granted per member.</w:t>
            </w:r>
          </w:p>
        </w:tc>
      </w:tr>
    </w:tbl>
    <w:p>
      <w:pPr>
        <w:spacing w:after="0" w:before="160"/>
      </w:pPr>
    </w:p>
    <w:p>
      <w:pPr>
        <w:pStyle w:val="Heading3"/>
        <w:spacing w:after="60" w:before="200"/>
      </w:pPr>
      <w:r>
        <w:rPr>
          <w:rFonts w:ascii="Arial" w:cs="Arial" w:eastAsia="Arial" w:hAnsi="Arial"/>
          <w:b/>
          <w:bCs/>
          <w:color w:val="374151"/>
          <w:sz w:val="24"/>
          <w:szCs w:val="24"/>
        </w:rPr>
        <w:t xml:space="preserve">Invite Flow</w:t>
      </w:r>
    </w:p>
    <w:p>
      <w:pPr>
        <w:pStyle w:val="ListParagraph"/>
        <w:numPr>
          <w:ilvl w:val="0"/>
          <w:numId w:val="2"/>
        </w:numPr>
        <w:spacing w:after="80" w:before="0"/>
      </w:pPr>
      <w:r>
        <w:rPr>
          <w:rFonts w:ascii="Arial" w:cs="Arial" w:eastAsia="Arial" w:hAnsi="Arial"/>
          <w:color w:val="374151"/>
          <w:sz w:val="22"/>
          <w:szCs w:val="22"/>
        </w:rPr>
        <w:t xml:space="preserve">Admin shares an invite link (deep link or QR code) with a new member.</w:t>
      </w:r>
    </w:p>
    <w:p>
      <w:pPr>
        <w:pStyle w:val="ListParagraph"/>
        <w:numPr>
          <w:ilvl w:val="0"/>
          <w:numId w:val="2"/>
        </w:numPr>
        <w:spacing w:after="80" w:before="0"/>
      </w:pPr>
      <w:r>
        <w:rPr>
          <w:rFonts w:ascii="Arial" w:cs="Arial" w:eastAsia="Arial" w:hAnsi="Arial"/>
          <w:color w:val="374151"/>
          <w:sz w:val="22"/>
          <w:szCs w:val="22"/>
        </w:rPr>
        <w:t xml:space="preserve">New member installs app, opens link, authenticates (Google / phone OTP), and is added to the household.</w:t>
      </w:r>
    </w:p>
    <w:p>
      <w:pPr>
        <w:pStyle w:val="ListParagraph"/>
        <w:numPr>
          <w:ilvl w:val="0"/>
          <w:numId w:val="2"/>
        </w:numPr>
        <w:spacing w:after="80" w:before="0"/>
      </w:pPr>
      <w:r>
        <w:rPr>
          <w:rFonts w:ascii="Arial" w:cs="Arial" w:eastAsia="Arial" w:hAnsi="Arial"/>
          <w:color w:val="374151"/>
          <w:sz w:val="22"/>
          <w:szCs w:val="22"/>
        </w:rPr>
        <w:t xml:space="preserve">Caregiver access is granted separately: Admin selects a specific Member and grants "caregiver view" to an external email/phone. Caregiver receives a link to a read-only dashboard — no full app install required.</w:t>
      </w:r>
    </w:p>
    <w:p>
      <w:pPr>
        <w:spacing w:after="0" w:before="120"/>
      </w:pPr>
    </w:p>
    <w:p>
      <w:pPr>
        <w:pStyle w:val="Heading2"/>
        <w:spacing w:after="80" w:before="320"/>
      </w:pPr>
      <w:r>
        <w:rPr>
          <w:rFonts w:ascii="Arial" w:cs="Arial" w:eastAsia="Arial" w:hAnsi="Arial"/>
          <w:b/>
          <w:bCs/>
          <w:color w:val="3B4FCD"/>
          <w:sz w:val="28"/>
          <w:szCs w:val="28"/>
        </w:rPr>
        <w:t xml:space="preserve">F2 — Medicine Cabinet</w:t>
      </w:r>
    </w:p>
    <w:p>
      <w:pPr>
        <w:spacing w:after="120" w:before="0"/>
      </w:pPr>
      <w:r>
        <w:rPr>
          <w:rFonts w:ascii="Arial" w:cs="Arial" w:eastAsia="Arial" w:hAnsi="Arial"/>
          <w:color w:val="374151"/>
          <w:sz w:val="22"/>
          <w:szCs w:val="22"/>
        </w:rPr>
        <w:t xml:space="preserve">The medicine cabinet is the household's shared inventory of all medicines currently on hand. It is the source of truth for stock, expiry, and availability.</w:t>
      </w:r>
    </w:p>
    <w:p>
      <w:pPr>
        <w:spacing w:after="0" w:before="80"/>
      </w:pPr>
    </w:p>
    <w:p>
      <w:pPr>
        <w:pStyle w:val="Heading3"/>
        <w:spacing w:after="60" w:before="200"/>
      </w:pPr>
      <w:r>
        <w:rPr>
          <w:rFonts w:ascii="Arial" w:cs="Arial" w:eastAsia="Arial" w:hAnsi="Arial"/>
          <w:b/>
          <w:bCs/>
          <w:color w:val="374151"/>
          <w:sz w:val="24"/>
          <w:szCs w:val="24"/>
        </w:rPr>
        <w:t xml:space="preserve">Adding a Medicine (Three entry paths)</w:t>
      </w:r>
    </w:p>
    <w:p>
      <w:pPr>
        <w:pStyle w:val="ListParagraph"/>
        <w:numPr>
          <w:ilvl w:val="0"/>
          <w:numId w:val="2"/>
        </w:numPr>
        <w:spacing w:after="80" w:before="0"/>
      </w:pPr>
      <w:r>
        <w:rPr>
          <w:rFonts w:ascii="Arial" w:cs="Arial" w:eastAsia="Arial" w:hAnsi="Arial"/>
          <w:color w:val="374151"/>
          <w:sz w:val="22"/>
          <w:szCs w:val="22"/>
        </w:rPr>
        <w:t xml:space="preserve">Barcode scan: Camera scans the medicine box. App queries the master DB by barcode. Auto-fills name, strength, dosage form, and marketer. User confirms and adds quantity + expiry.</w:t>
      </w:r>
    </w:p>
    <w:p>
      <w:pPr>
        <w:pStyle w:val="ListParagraph"/>
        <w:numPr>
          <w:ilvl w:val="0"/>
          <w:numId w:val="2"/>
        </w:numPr>
        <w:spacing w:after="80" w:before="0"/>
      </w:pPr>
      <w:r>
        <w:rPr>
          <w:rFonts w:ascii="Arial" w:cs="Arial" w:eastAsia="Arial" w:hAnsi="Arial"/>
          <w:color w:val="374151"/>
          <w:sz w:val="22"/>
          <w:szCs w:val="22"/>
        </w:rPr>
        <w:t xml:space="preserve">Search: User types a medicine name. Fuzzy search against the Indian medicine master DB. Select and confirm.</w:t>
      </w:r>
    </w:p>
    <w:p>
      <w:pPr>
        <w:pStyle w:val="ListParagraph"/>
        <w:numPr>
          <w:ilvl w:val="0"/>
          <w:numId w:val="2"/>
        </w:numPr>
        <w:spacing w:after="80" w:before="0"/>
      </w:pPr>
      <w:r>
        <w:rPr>
          <w:rFonts w:ascii="Arial" w:cs="Arial" w:eastAsia="Arial" w:hAnsi="Arial"/>
          <w:color w:val="374151"/>
          <w:sz w:val="22"/>
          <w:szCs w:val="22"/>
        </w:rPr>
        <w:t xml:space="preserve">Manual: User enters all details manually. Entry saved as a draft in the master DB for future use.</w:t>
      </w:r>
    </w:p>
    <w:p>
      <w:pPr>
        <w:spacing w:after="0" w:before="80"/>
      </w:pPr>
    </w:p>
    <w:p>
      <w:pPr>
        <w:pStyle w:val="Heading3"/>
        <w:spacing w:after="60" w:before="200"/>
      </w:pPr>
      <w:r>
        <w:rPr>
          <w:rFonts w:ascii="Arial" w:cs="Arial" w:eastAsia="Arial" w:hAnsi="Arial"/>
          <w:b/>
          <w:bCs/>
          <w:color w:val="374151"/>
          <w:sz w:val="24"/>
          <w:szCs w:val="24"/>
        </w:rPr>
        <w:t xml:space="preserve">Expiry Date Capture</w:t>
      </w:r>
    </w:p>
    <w:p>
      <w:pPr>
        <w:pStyle w:val="ListParagraph"/>
        <w:numPr>
          <w:ilvl w:val="0"/>
          <w:numId w:val="2"/>
        </w:numPr>
        <w:spacing w:after="80" w:before="0"/>
      </w:pPr>
      <w:r>
        <w:rPr>
          <w:rFonts w:ascii="Arial" w:cs="Arial" w:eastAsia="Arial" w:hAnsi="Arial"/>
          <w:color w:val="374151"/>
          <w:sz w:val="22"/>
          <w:szCs w:val="22"/>
        </w:rPr>
        <w:t xml:space="preserve">When adding a medicine manually or confirming a scan, user can tap "Scan Expiry" to photograph the packaging.</w:t>
      </w:r>
    </w:p>
    <w:p>
      <w:pPr>
        <w:pStyle w:val="ListParagraph"/>
        <w:numPr>
          <w:ilvl w:val="0"/>
          <w:numId w:val="2"/>
        </w:numPr>
        <w:spacing w:after="80" w:before="0"/>
      </w:pPr>
      <w:r>
        <w:rPr>
          <w:rFonts w:ascii="Arial" w:cs="Arial" w:eastAsia="Arial" w:hAnsi="Arial"/>
          <w:color w:val="374151"/>
          <w:sz w:val="22"/>
          <w:szCs w:val="22"/>
        </w:rPr>
        <w:t xml:space="preserve">Gemini Vision extracts the expiry date string and pre-fills the expiry field. User confirms.</w:t>
      </w:r>
    </w:p>
    <w:p>
      <w:pPr>
        <w:pStyle w:val="ListParagraph"/>
        <w:numPr>
          <w:ilvl w:val="0"/>
          <w:numId w:val="2"/>
        </w:numPr>
        <w:spacing w:after="80" w:before="0"/>
      </w:pPr>
      <w:r>
        <w:rPr>
          <w:rFonts w:ascii="Arial" w:cs="Arial" w:eastAsia="Arial" w:hAnsi="Arial"/>
          <w:color w:val="374151"/>
          <w:sz w:val="22"/>
          <w:szCs w:val="22"/>
        </w:rPr>
        <w:t xml:space="preserve">If extraction fails, user enters manually. The field is never skipped — expiry is mandatory.</w:t>
      </w:r>
    </w:p>
    <w:p>
      <w:pPr>
        <w:spacing w:after="0" w:before="80"/>
      </w:pPr>
    </w:p>
    <w:p>
      <w:pPr>
        <w:pStyle w:val="Heading3"/>
        <w:spacing w:after="60" w:before="200"/>
      </w:pPr>
      <w:r>
        <w:rPr>
          <w:rFonts w:ascii="Arial" w:cs="Arial" w:eastAsia="Arial" w:hAnsi="Arial"/>
          <w:b/>
          <w:bCs/>
          <w:color w:val="374151"/>
          <w:sz w:val="24"/>
          <w:szCs w:val="24"/>
        </w:rPr>
        <w:t xml:space="preserve">Cabinet Item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75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Condition &amp; behaviour</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 Stock</w:t>
            </w:r>
          </w:p>
        </w:tc>
        <w:tc>
          <w:tcPr>
            <w:tcW w:type="dxa" w:w="7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Quantity &gt; low-stock threshold AND expiry &gt; today + warning window</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 Stock</w:t>
            </w:r>
          </w:p>
        </w:tc>
        <w:tc>
          <w:tcPr>
            <w:tcW w:type="dxa" w:w="7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Quantity &lt;= low-stock threshold. Push notification sent to Admin. Restock request can be raised by any member.</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Expiring Soon</w:t>
            </w:r>
          </w:p>
        </w:tc>
        <w:tc>
          <w:tcPr>
            <w:tcW w:type="dxa" w:w="7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Expiry within warning window (default 30 days, configurable). Amber badge shown. Admin notified.</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Expired</w:t>
            </w:r>
          </w:p>
        </w:tc>
        <w:tc>
          <w:tcPr>
            <w:tcW w:type="dxa" w:w="7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Expiry date in the past. Item flagged red. Cannot be assigned to a new treatment. Existing treatments raise a warning on dose log.</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Disposed</w:t>
            </w:r>
          </w:p>
        </w:tc>
        <w:tc>
          <w:tcPr>
            <w:tcW w:type="dxa" w:w="7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Quantity reaches zero or admin manually marks as disposed. Removed from active view, retained in history.</w:t>
            </w:r>
          </w:p>
        </w:tc>
      </w:tr>
    </w:tbl>
    <w:p>
      <w:pPr>
        <w:spacing w:after="0" w:before="160"/>
      </w:pPr>
    </w:p>
    <w:p>
      <w:pPr>
        <w:pStyle w:val="Heading3"/>
        <w:spacing w:after="60" w:before="200"/>
      </w:pPr>
      <w:r>
        <w:rPr>
          <w:rFonts w:ascii="Arial" w:cs="Arial" w:eastAsia="Arial" w:hAnsi="Arial"/>
          <w:b/>
          <w:bCs/>
          <w:color w:val="374151"/>
          <w:sz w:val="24"/>
          <w:szCs w:val="24"/>
        </w:rPr>
        <w:t xml:space="preserve">Drug Interaction Check (NEW)</w:t>
      </w:r>
    </w:p>
    <w:p>
      <w:pPr>
        <w:pStyle w:val="ListParagraph"/>
        <w:numPr>
          <w:ilvl w:val="0"/>
          <w:numId w:val="2"/>
        </w:numPr>
        <w:spacing w:after="80" w:before="0"/>
      </w:pPr>
      <w:r>
        <w:rPr>
          <w:rFonts w:ascii="Arial" w:cs="Arial" w:eastAsia="Arial" w:hAnsi="Arial"/>
          <w:color w:val="374151"/>
          <w:sz w:val="22"/>
          <w:szCs w:val="22"/>
        </w:rPr>
        <w:t xml:space="preserve">Triggered automatically when a new CabinetItem is added.</w:t>
      </w:r>
    </w:p>
    <w:p>
      <w:pPr>
        <w:pStyle w:val="ListParagraph"/>
        <w:numPr>
          <w:ilvl w:val="0"/>
          <w:numId w:val="2"/>
        </w:numPr>
        <w:spacing w:after="80" w:before="0"/>
      </w:pPr>
      <w:r>
        <w:rPr>
          <w:rFonts w:ascii="Arial" w:cs="Arial" w:eastAsia="Arial" w:hAnsi="Arial"/>
          <w:color w:val="374151"/>
          <w:sz w:val="22"/>
          <w:szCs w:val="22"/>
        </w:rPr>
        <w:t xml:space="preserve">Gemini checks the new medicine's active ingredients against all existing cabinet items' active ingredients.</w:t>
      </w:r>
    </w:p>
    <w:p>
      <w:pPr>
        <w:pStyle w:val="ListParagraph"/>
        <w:numPr>
          <w:ilvl w:val="0"/>
          <w:numId w:val="2"/>
        </w:numPr>
        <w:spacing w:after="80" w:before="0"/>
      </w:pPr>
      <w:r>
        <w:rPr>
          <w:rFonts w:ascii="Arial" w:cs="Arial" w:eastAsia="Arial" w:hAnsi="Arial"/>
          <w:color w:val="374151"/>
          <w:sz w:val="22"/>
          <w:szCs w:val="22"/>
        </w:rPr>
        <w:t xml:space="preserve">If a known interaction is detected, an inline warning card is shown before the user confirms the addition. The warning names both medicines, describes the interaction risk, and recommends consulting a doctor.</w:t>
      </w:r>
    </w:p>
    <w:p>
      <w:pPr>
        <w:pStyle w:val="ListParagraph"/>
        <w:numPr>
          <w:ilvl w:val="0"/>
          <w:numId w:val="2"/>
        </w:numPr>
        <w:spacing w:after="80" w:before="0"/>
      </w:pPr>
      <w:r>
        <w:rPr>
          <w:rFonts w:ascii="Arial" w:cs="Arial" w:eastAsia="Arial" w:hAnsi="Arial"/>
          <w:color w:val="374151"/>
          <w:sz w:val="22"/>
          <w:szCs w:val="22"/>
        </w:rPr>
        <w:t xml:space="preserve">The user can dismiss and add anyway (with the warning logged) or cancel.</w:t>
      </w:r>
    </w:p>
    <w:p>
      <w:pPr>
        <w:pStyle w:val="ListParagraph"/>
        <w:numPr>
          <w:ilvl w:val="0"/>
          <w:numId w:val="2"/>
        </w:numPr>
        <w:spacing w:after="80" w:before="0"/>
      </w:pPr>
      <w:r>
        <w:rPr>
          <w:rFonts w:ascii="Arial" w:cs="Arial" w:eastAsia="Arial" w:hAnsi="Arial"/>
          <w:color w:val="374151"/>
          <w:sz w:val="22"/>
          <w:szCs w:val="22"/>
        </w:rPr>
        <w:t xml:space="preserve">Interaction data is not used to refuse an add — MediCab is not a prescribing system.</w:t>
      </w:r>
    </w:p>
    <w:p>
      <w:pPr>
        <w:spacing w:after="0" w:before="120"/>
      </w:pPr>
    </w:p>
    <w:p>
      <w:pPr>
        <w:pStyle w:val="Heading2"/>
        <w:spacing w:after="80" w:before="320"/>
      </w:pPr>
      <w:r>
        <w:rPr>
          <w:rFonts w:ascii="Arial" w:cs="Arial" w:eastAsia="Arial" w:hAnsi="Arial"/>
          <w:b/>
          <w:bCs/>
          <w:color w:val="3B4FCD"/>
          <w:sz w:val="28"/>
          <w:szCs w:val="28"/>
        </w:rPr>
        <w:t xml:space="preserve">F3 — Treatment Courses</w:t>
      </w:r>
    </w:p>
    <w:p>
      <w:pPr>
        <w:spacing w:after="120" w:before="0"/>
      </w:pPr>
      <w:r>
        <w:rPr>
          <w:rFonts w:ascii="Arial" w:cs="Arial" w:eastAsia="Arial" w:hAnsi="Arial"/>
          <w:color w:val="374151"/>
          <w:sz w:val="22"/>
          <w:szCs w:val="22"/>
        </w:rPr>
        <w:t xml:space="preserve">A Treatment is a structured medication plan assigned to a household Member, linked to one or more medicines in the cabinet. Treatments are the primary retention mechanism — they create daily engagement.</w:t>
      </w:r>
    </w:p>
    <w:p>
      <w:pPr>
        <w:spacing w:after="0" w:before="80"/>
      </w:pPr>
    </w:p>
    <w:p>
      <w:pPr>
        <w:pStyle w:val="Heading3"/>
        <w:spacing w:after="60" w:before="200"/>
      </w:pPr>
      <w:r>
        <w:rPr>
          <w:rFonts w:ascii="Arial" w:cs="Arial" w:eastAsia="Arial" w:hAnsi="Arial"/>
          <w:b/>
          <w:bCs/>
          <w:color w:val="374151"/>
          <w:sz w:val="24"/>
          <w:szCs w:val="24"/>
        </w:rPr>
        <w:t xml:space="preserve">Treatment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37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Schedule behaviour</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Acute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Antibiotics, post-surgery, flu</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Fixed start/end date. Completion tracked against totalDosesRequired.</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Chronic</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Diabetes, hypertension, thyroid</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end date. Ongoing until explicitly completed or paused.</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Preventive</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Vitamins, supplements</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Ongoing with flexible adherence expectations.</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PRN (as needed)</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Painkillers, antacids</w:t>
            </w:r>
          </w:p>
        </w:tc>
        <w:tc>
          <w:tcPr>
            <w:tcW w:type="dxa" w:w="37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scheduled times. User logs when taken. Max per day enforced.</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Cyclical</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Chemotherapy support, hormonal</w:t>
            </w:r>
          </w:p>
        </w:tc>
        <w:tc>
          <w:tcPr>
            <w:tcW w:type="dxa" w:w="37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cyclicalDaysOn on, cyclicalDaysOff off, repeating.</w:t>
            </w:r>
          </w:p>
        </w:tc>
      </w:tr>
    </w:tbl>
    <w:p>
      <w:pPr>
        <w:spacing w:after="0" w:before="160"/>
      </w:pPr>
    </w:p>
    <w:p>
      <w:pPr>
        <w:pStyle w:val="Heading3"/>
        <w:spacing w:after="60" w:before="200"/>
      </w:pPr>
      <w:r>
        <w:rPr>
          <w:rFonts w:ascii="Arial" w:cs="Arial" w:eastAsia="Arial" w:hAnsi="Arial"/>
          <w:b/>
          <w:bCs/>
          <w:color w:val="374151"/>
          <w:sz w:val="24"/>
          <w:szCs w:val="24"/>
        </w:rPr>
        <w:t xml:space="preserve">Pause / Resume</w:t>
      </w:r>
    </w:p>
    <w:p>
      <w:pPr>
        <w:pStyle w:val="ListParagraph"/>
        <w:numPr>
          <w:ilvl w:val="0"/>
          <w:numId w:val="2"/>
        </w:numPr>
        <w:spacing w:after="80" w:before="0"/>
      </w:pPr>
      <w:r>
        <w:rPr>
          <w:rFonts w:ascii="Arial" w:cs="Arial" w:eastAsia="Arial" w:hAnsi="Arial"/>
          <w:color w:val="374151"/>
          <w:sz w:val="22"/>
          <w:szCs w:val="22"/>
        </w:rPr>
        <w:t xml:space="preserve">Admin or Member can pause a treatment (e.g., patient is hospitalised). Pause logs the date and reason.</w:t>
      </w:r>
    </w:p>
    <w:p>
      <w:pPr>
        <w:pStyle w:val="ListParagraph"/>
        <w:numPr>
          <w:ilvl w:val="0"/>
          <w:numId w:val="2"/>
        </w:numPr>
        <w:spacing w:after="80" w:before="0"/>
      </w:pPr>
      <w:r>
        <w:rPr>
          <w:rFonts w:ascii="Arial" w:cs="Arial" w:eastAsia="Arial" w:hAnsi="Arial"/>
          <w:color w:val="374151"/>
          <w:sz w:val="22"/>
          <w:szCs w:val="22"/>
        </w:rPr>
        <w:t xml:space="preserve">Adherence calculations exclude paused periods. Inventory is not debited during pause.</w:t>
      </w:r>
    </w:p>
    <w:p>
      <w:pPr>
        <w:pStyle w:val="ListParagraph"/>
        <w:numPr>
          <w:ilvl w:val="0"/>
          <w:numId w:val="2"/>
        </w:numPr>
        <w:spacing w:after="80" w:before="0"/>
      </w:pPr>
      <w:r>
        <w:rPr>
          <w:rFonts w:ascii="Arial" w:cs="Arial" w:eastAsia="Arial" w:hAnsi="Arial"/>
          <w:color w:val="374151"/>
          <w:sz w:val="22"/>
          <w:szCs w:val="22"/>
        </w:rPr>
        <w:t xml:space="preserve">Resume re-activates the schedule from the resume date, not from where it left off.</w:t>
      </w:r>
    </w:p>
    <w:p>
      <w:pPr>
        <w:spacing w:after="0" w:before="80"/>
      </w:pPr>
    </w:p>
    <w:p>
      <w:pPr>
        <w:pStyle w:val="Heading3"/>
        <w:spacing w:after="60" w:before="200"/>
      </w:pPr>
      <w:r>
        <w:rPr>
          <w:rFonts w:ascii="Arial" w:cs="Arial" w:eastAsia="Arial" w:hAnsi="Arial"/>
          <w:b/>
          <w:bCs/>
          <w:color w:val="374151"/>
          <w:sz w:val="24"/>
          <w:szCs w:val="24"/>
        </w:rPr>
        <w:t xml:space="preserve">Treatment Completion</w:t>
      </w:r>
    </w:p>
    <w:p>
      <w:pPr>
        <w:pStyle w:val="ListParagraph"/>
        <w:numPr>
          <w:ilvl w:val="0"/>
          <w:numId w:val="2"/>
        </w:numPr>
        <w:spacing w:after="80" w:before="0"/>
      </w:pPr>
      <w:r>
        <w:rPr>
          <w:rFonts w:ascii="Arial" w:cs="Arial" w:eastAsia="Arial" w:hAnsi="Arial"/>
          <w:color w:val="374151"/>
          <w:sz w:val="22"/>
          <w:szCs w:val="22"/>
        </w:rPr>
        <w:t xml:space="preserve">Acute treatments auto-complete when totalDosesRequired is met. User receives a "Course complete" notification.</w:t>
      </w:r>
    </w:p>
    <w:p>
      <w:pPr>
        <w:pStyle w:val="ListParagraph"/>
        <w:numPr>
          <w:ilvl w:val="0"/>
          <w:numId w:val="2"/>
        </w:numPr>
        <w:spacing w:after="80" w:before="0"/>
      </w:pPr>
      <w:r>
        <w:rPr>
          <w:rFonts w:ascii="Arial" w:cs="Arial" w:eastAsia="Arial" w:hAnsi="Arial"/>
          <w:color w:val="374151"/>
          <w:sz w:val="22"/>
          <w:szCs w:val="22"/>
        </w:rPr>
        <w:t xml:space="preserve">Completion triggers generation of a Treatment Summary PDF (see F7).</w:t>
      </w:r>
    </w:p>
    <w:p>
      <w:pPr>
        <w:pStyle w:val="ListParagraph"/>
        <w:numPr>
          <w:ilvl w:val="0"/>
          <w:numId w:val="2"/>
        </w:numPr>
        <w:spacing w:after="80" w:before="0"/>
      </w:pPr>
      <w:r>
        <w:rPr>
          <w:rFonts w:ascii="Arial" w:cs="Arial" w:eastAsia="Arial" w:hAnsi="Arial"/>
          <w:color w:val="374151"/>
          <w:sz w:val="22"/>
          <w:szCs w:val="22"/>
        </w:rPr>
        <w:t xml:space="preserve">Chronic treatments must be manually completed by the Admin.</w:t>
      </w:r>
    </w:p>
    <w:p>
      <w:pPr>
        <w:spacing w:after="0" w:before="120"/>
      </w:pPr>
    </w:p>
    <w:p>
      <w:pPr>
        <w:pStyle w:val="Heading2"/>
        <w:spacing w:after="80" w:before="320"/>
      </w:pPr>
      <w:r>
        <w:rPr>
          <w:rFonts w:ascii="Arial" w:cs="Arial" w:eastAsia="Arial" w:hAnsi="Arial"/>
          <w:b/>
          <w:bCs/>
          <w:color w:val="3B4FCD"/>
          <w:sz w:val="28"/>
          <w:szCs w:val="28"/>
        </w:rPr>
        <w:t xml:space="preserve">F4 — Dose Tracking &amp; Notifications</w:t>
      </w:r>
    </w:p>
    <w:p>
      <w:pPr>
        <w:spacing w:after="120" w:before="0"/>
      </w:pPr>
      <w:r>
        <w:rPr>
          <w:rFonts w:ascii="Arial" w:cs="Arial" w:eastAsia="Arial" w:hAnsi="Arial"/>
          <w:color w:val="374151"/>
          <w:sz w:val="22"/>
          <w:szCs w:val="22"/>
        </w:rPr>
        <w:t xml:space="preserve">Dose tracking is the daily active loop of MediCab. Every dose slot generates a push notification. Every dose action updates the treatment log and the cabinet inventory atomically.</w:t>
      </w:r>
    </w:p>
    <w:p>
      <w:pPr>
        <w:spacing w:after="0" w:before="80"/>
      </w:pPr>
    </w:p>
    <w:p>
      <w:pPr>
        <w:pStyle w:val="Heading3"/>
        <w:spacing w:after="60" w:before="200"/>
      </w:pPr>
      <w:r>
        <w:rPr>
          <w:rFonts w:ascii="Arial" w:cs="Arial" w:eastAsia="Arial" w:hAnsi="Arial"/>
          <w:b/>
          <w:bCs/>
          <w:color w:val="374151"/>
          <w:sz w:val="24"/>
          <w:szCs w:val="24"/>
        </w:rPr>
        <w:t xml:space="preserve">Notification Stack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36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Recipient</w:t>
            </w:r>
          </w:p>
        </w:tc>
        <w:tc>
          <w:tcPr>
            <w:tcW w:type="dxa" w:w="348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(FCM)</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Member's device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Dose due (scheduled time)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WhatsApp (Twilio / 360dialog)</w:t>
            </w:r>
          </w:p>
        </w:tc>
        <w:tc>
          <w:tcPr>
            <w:tcW w:type="dxa" w:w="3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Member's WhatsApp number</w:t>
            </w:r>
          </w:p>
        </w:tc>
        <w:tc>
          <w:tcPr>
            <w:tcW w:type="dxa" w:w="3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Dose due — fallback if push not delivered in 5 min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(FCM)</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Admin's device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Member misses dose (30 min after scheduled time)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In-app badge</w:t>
            </w:r>
          </w:p>
        </w:tc>
        <w:tc>
          <w:tcPr>
            <w:tcW w:type="dxa" w:w="3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Dashboard</w:t>
            </w:r>
          </w:p>
        </w:tc>
        <w:tc>
          <w:tcPr>
            <w:tcW w:type="dxa" w:w="34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Any pending dose today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 in-app</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Admin's device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 stock, expiring soon, treatment completed</w:t>
            </w:r>
          </w:p>
        </w:tc>
      </w:tr>
    </w:tbl>
    <w:p>
      <w:pPr>
        <w:spacing w:after="0" w:before="160"/>
      </w:pPr>
    </w:p>
    <w:p>
      <w:pPr>
        <w:pStyle w:val="Heading3"/>
        <w:spacing w:after="60" w:before="200"/>
      </w:pPr>
      <w:r>
        <w:rPr>
          <w:rFonts w:ascii="Arial" w:cs="Arial" w:eastAsia="Arial" w:hAnsi="Arial"/>
          <w:b/>
          <w:bCs/>
          <w:color w:val="374151"/>
          <w:sz w:val="24"/>
          <w:szCs w:val="24"/>
        </w:rPr>
        <w:t xml:space="preserve">Dose Log States</w:t>
      </w:r>
    </w:p>
    <w:p>
      <w:pPr>
        <w:pStyle w:val="ListParagraph"/>
        <w:numPr>
          <w:ilvl w:val="0"/>
          <w:numId w:val="2"/>
        </w:numPr>
        <w:spacing w:after="80" w:before="0"/>
      </w:pPr>
      <w:r>
        <w:rPr>
          <w:rFonts w:ascii="Arial" w:cs="Arial" w:eastAsia="Arial" w:hAnsi="Arial"/>
          <w:color w:val="374151"/>
          <w:sz w:val="22"/>
          <w:szCs w:val="22"/>
        </w:rPr>
        <w:t xml:space="preserve">Taken: User taps "Taken" within the dose window. Quantity debited from cabinet item.</w:t>
      </w:r>
    </w:p>
    <w:p>
      <w:pPr>
        <w:pStyle w:val="ListParagraph"/>
        <w:numPr>
          <w:ilvl w:val="0"/>
          <w:numId w:val="2"/>
        </w:numPr>
        <w:spacing w:after="80" w:before="0"/>
      </w:pPr>
      <w:r>
        <w:rPr>
          <w:rFonts w:ascii="Arial" w:cs="Arial" w:eastAsia="Arial" w:hAnsi="Arial"/>
          <w:color w:val="374151"/>
          <w:sz w:val="22"/>
          <w:szCs w:val="22"/>
        </w:rPr>
        <w:t xml:space="preserve">Missed: Dose window closes without action. Logged as Missed. Admin notified.</w:t>
      </w:r>
    </w:p>
    <w:p>
      <w:pPr>
        <w:pStyle w:val="ListParagraph"/>
        <w:numPr>
          <w:ilvl w:val="0"/>
          <w:numId w:val="2"/>
        </w:numPr>
        <w:spacing w:after="80" w:before="0"/>
      </w:pPr>
      <w:r>
        <w:rPr>
          <w:rFonts w:ascii="Arial" w:cs="Arial" w:eastAsia="Arial" w:hAnsi="Arial"/>
          <w:color w:val="374151"/>
          <w:sz w:val="22"/>
          <w:szCs w:val="22"/>
        </w:rPr>
        <w:t xml:space="preserve">Skipped: User taps "Skip" with optional reason (e.g., "Doctor advised hold"). Not counted against adherence.</w:t>
      </w:r>
    </w:p>
    <w:p>
      <w:pPr>
        <w:pStyle w:val="ListParagraph"/>
        <w:numPr>
          <w:ilvl w:val="0"/>
          <w:numId w:val="2"/>
        </w:numPr>
        <w:spacing w:after="80" w:before="0"/>
      </w:pPr>
      <w:r>
        <w:rPr>
          <w:rFonts w:ascii="Arial" w:cs="Arial" w:eastAsia="Arial" w:hAnsi="Arial"/>
          <w:color w:val="374151"/>
          <w:sz w:val="22"/>
          <w:szCs w:val="22"/>
        </w:rPr>
        <w:t xml:space="preserve">Late: Dose taken after the window but within the same calendar day. Counted as Taken with a late flag.</w:t>
      </w:r>
    </w:p>
    <w:p>
      <w:pPr>
        <w:spacing w:after="0" w:before="80"/>
      </w:pPr>
    </w:p>
    <w:p>
      <w:pPr>
        <w:pStyle w:val="Heading3"/>
        <w:spacing w:after="60" w:before="200"/>
      </w:pPr>
      <w:r>
        <w:rPr>
          <w:rFonts w:ascii="Arial" w:cs="Arial" w:eastAsia="Arial" w:hAnsi="Arial"/>
          <w:b/>
          <w:bCs/>
          <w:color w:val="374151"/>
          <w:sz w:val="24"/>
          <w:szCs w:val="24"/>
        </w:rPr>
        <w:t xml:space="preserve">Caregiver Dashboard (NEW)</w:t>
      </w:r>
    </w:p>
    <w:p>
      <w:pPr>
        <w:pStyle w:val="ListParagraph"/>
        <w:numPr>
          <w:ilvl w:val="0"/>
          <w:numId w:val="2"/>
        </w:numPr>
        <w:spacing w:after="80" w:before="0"/>
      </w:pPr>
      <w:r>
        <w:rPr>
          <w:rFonts w:ascii="Arial" w:cs="Arial" w:eastAsia="Arial" w:hAnsi="Arial"/>
          <w:color w:val="374151"/>
          <w:sz w:val="22"/>
          <w:szCs w:val="22"/>
        </w:rPr>
        <w:t xml:space="preserve">A web or in-app view accessible to a Caregiver (remote role) showing a single member's treatment status.</w:t>
      </w:r>
    </w:p>
    <w:p>
      <w:pPr>
        <w:pStyle w:val="ListParagraph"/>
        <w:numPr>
          <w:ilvl w:val="0"/>
          <w:numId w:val="2"/>
        </w:numPr>
        <w:spacing w:after="80" w:before="0"/>
      </w:pPr>
      <w:r>
        <w:rPr>
          <w:rFonts w:ascii="Arial" w:cs="Arial" w:eastAsia="Arial" w:hAnsi="Arial"/>
          <w:color w:val="374151"/>
          <w:sz w:val="22"/>
          <w:szCs w:val="22"/>
        </w:rPr>
        <w:t xml:space="preserve">Shows: Today's doses (status per slot), current treatments, cabinet stock levels for active medicines.</w:t>
      </w:r>
    </w:p>
    <w:p>
      <w:pPr>
        <w:pStyle w:val="ListParagraph"/>
        <w:numPr>
          <w:ilvl w:val="0"/>
          <w:numId w:val="2"/>
        </w:numPr>
        <w:spacing w:after="80" w:before="0"/>
      </w:pPr>
      <w:r>
        <w:rPr>
          <w:rFonts w:ascii="Arial" w:cs="Arial" w:eastAsia="Arial" w:hAnsi="Arial"/>
          <w:color w:val="374151"/>
          <w:sz w:val="22"/>
          <w:szCs w:val="22"/>
        </w:rPr>
        <w:t xml:space="preserve">Read-only. No ability to log doses, edit treatments, or access other household members.</w:t>
      </w:r>
    </w:p>
    <w:p>
      <w:pPr>
        <w:pStyle w:val="ListParagraph"/>
        <w:numPr>
          <w:ilvl w:val="0"/>
          <w:numId w:val="2"/>
        </w:numPr>
        <w:spacing w:after="80" w:before="0"/>
      </w:pPr>
      <w:r>
        <w:rPr>
          <w:rFonts w:ascii="Arial" w:cs="Arial" w:eastAsia="Arial" w:hAnsi="Arial"/>
          <w:color w:val="374151"/>
          <w:sz w:val="22"/>
          <w:szCs w:val="22"/>
        </w:rPr>
        <w:t xml:space="preserve">Refreshes in real time via Firestore listeners. Caregiver sees dose confirmations as they happen.</w:t>
      </w:r>
    </w:p>
    <w:p>
      <w:pPr>
        <w:pStyle w:val="ListParagraph"/>
        <w:numPr>
          <w:ilvl w:val="0"/>
          <w:numId w:val="2"/>
        </w:numPr>
        <w:spacing w:after="80" w:before="0"/>
      </w:pPr>
      <w:r>
        <w:rPr>
          <w:rFonts w:ascii="Arial" w:cs="Arial" w:eastAsia="Arial" w:hAnsi="Arial"/>
          <w:color w:val="374151"/>
          <w:sz w:val="22"/>
          <w:szCs w:val="22"/>
        </w:rPr>
        <w:t xml:space="preserve">Accessible via a dedicated link — does not require full app install. Renders as a PWA.</w:t>
      </w:r>
    </w:p>
    <w:p>
      <w:pPr>
        <w:spacing w:after="0" w:before="120"/>
      </w:pPr>
    </w:p>
    <w:p>
      <w:pPr>
        <w:pStyle w:val="Heading2"/>
        <w:spacing w:after="80" w:before="320"/>
      </w:pPr>
      <w:r>
        <w:rPr>
          <w:rFonts w:ascii="Arial" w:cs="Arial" w:eastAsia="Arial" w:hAnsi="Arial"/>
          <w:b/>
          <w:bCs/>
          <w:color w:val="3B4FCD"/>
          <w:sz w:val="28"/>
          <w:szCs w:val="28"/>
        </w:rPr>
        <w:t xml:space="preserve">F5 — Inventory Intelligence</w:t>
      </w:r>
    </w:p>
    <w:p>
      <w:pPr>
        <w:spacing w:after="120" w:before="0"/>
      </w:pPr>
      <w:r>
        <w:rPr>
          <w:rFonts w:ascii="Arial" w:cs="Arial" w:eastAsia="Arial" w:hAnsi="Arial"/>
          <w:color w:val="374151"/>
          <w:sz w:val="22"/>
          <w:szCs w:val="22"/>
        </w:rPr>
        <w:t xml:space="preserve">MediCab predicts restocking needs automatically, removing the cognitive burden of tracking stock levels.</w:t>
      </w:r>
    </w:p>
    <w:p>
      <w:pPr>
        <w:spacing w:after="0" w:before="80"/>
      </w:pPr>
    </w:p>
    <w:p>
      <w:pPr>
        <w:pStyle w:val="Heading3"/>
        <w:spacing w:after="60" w:before="200"/>
      </w:pPr>
      <w:r>
        <w:rPr>
          <w:rFonts w:ascii="Arial" w:cs="Arial" w:eastAsia="Arial" w:hAnsi="Arial"/>
          <w:b/>
          <w:bCs/>
          <w:color w:val="374151"/>
          <w:sz w:val="24"/>
          <w:szCs w:val="24"/>
        </w:rPr>
        <w:t xml:space="preserve">Depletion Forecast</w:t>
      </w:r>
    </w:p>
    <w:p>
      <w:pPr>
        <w:pStyle w:val="ListParagraph"/>
        <w:numPr>
          <w:ilvl w:val="0"/>
          <w:numId w:val="2"/>
        </w:numPr>
        <w:spacing w:after="80" w:before="0"/>
      </w:pPr>
      <w:r>
        <w:rPr>
          <w:rFonts w:ascii="Arial" w:cs="Arial" w:eastAsia="Arial" w:hAnsi="Arial"/>
          <w:color w:val="374151"/>
          <w:sz w:val="22"/>
          <w:szCs w:val="22"/>
        </w:rPr>
        <w:t xml:space="preserve">For each CabinetItem with an active treatment, MediCab calculates: estimated depletion date = today + (quantityOnHand / daily consumption rate).</w:t>
      </w:r>
    </w:p>
    <w:p>
      <w:pPr>
        <w:pStyle w:val="ListParagraph"/>
        <w:numPr>
          <w:ilvl w:val="0"/>
          <w:numId w:val="2"/>
        </w:numPr>
        <w:spacing w:after="80" w:before="0"/>
      </w:pPr>
      <w:r>
        <w:rPr>
          <w:rFonts w:ascii="Arial" w:cs="Arial" w:eastAsia="Arial" w:hAnsi="Arial"/>
          <w:color w:val="374151"/>
          <w:sz w:val="22"/>
          <w:szCs w:val="22"/>
        </w:rPr>
        <w:t xml:space="preserve">If the estimated depletion date is within 7 days, a low-stock alert is triggered even if the quantity is above the manual threshold.</w:t>
      </w:r>
    </w:p>
    <w:p>
      <w:pPr>
        <w:pStyle w:val="ListParagraph"/>
        <w:numPr>
          <w:ilvl w:val="0"/>
          <w:numId w:val="2"/>
        </w:numPr>
        <w:spacing w:after="80" w:before="0"/>
      </w:pPr>
      <w:r>
        <w:rPr>
          <w:rFonts w:ascii="Arial" w:cs="Arial" w:eastAsia="Arial" w:hAnsi="Arial"/>
          <w:color w:val="374151"/>
          <w:sz w:val="22"/>
          <w:szCs w:val="22"/>
        </w:rPr>
        <w:t xml:space="preserve">Displayed on the Dashboard as "Metformin runs out in ~4 days" with a one-tap "Request Restock" action.</w:t>
      </w:r>
    </w:p>
    <w:p>
      <w:pPr>
        <w:spacing w:after="0" w:before="80"/>
      </w:pPr>
    </w:p>
    <w:p>
      <w:pPr>
        <w:pStyle w:val="Heading3"/>
        <w:spacing w:after="60" w:before="200"/>
      </w:pPr>
      <w:r>
        <w:rPr>
          <w:rFonts w:ascii="Arial" w:cs="Arial" w:eastAsia="Arial" w:hAnsi="Arial"/>
          <w:b/>
          <w:bCs/>
          <w:color w:val="374151"/>
          <w:sz w:val="24"/>
          <w:szCs w:val="24"/>
        </w:rPr>
        <w:t xml:space="preserve">Restock Flow</w:t>
      </w:r>
    </w:p>
    <w:p>
      <w:pPr>
        <w:pStyle w:val="ListParagraph"/>
        <w:numPr>
          <w:ilvl w:val="0"/>
          <w:numId w:val="2"/>
        </w:numPr>
        <w:spacing w:after="80" w:before="0"/>
      </w:pPr>
      <w:r>
        <w:rPr>
          <w:rFonts w:ascii="Arial" w:cs="Arial" w:eastAsia="Arial" w:hAnsi="Arial"/>
          <w:color w:val="374151"/>
          <w:sz w:val="22"/>
          <w:szCs w:val="22"/>
        </w:rPr>
        <w:t xml:space="preserve">Member taps "Request Restock" — creates a pending restock request visible to Admin.</w:t>
      </w:r>
    </w:p>
    <w:p>
      <w:pPr>
        <w:pStyle w:val="ListParagraph"/>
        <w:numPr>
          <w:ilvl w:val="0"/>
          <w:numId w:val="2"/>
        </w:numPr>
        <w:spacing w:after="80" w:before="0"/>
      </w:pPr>
      <w:r>
        <w:rPr>
          <w:rFonts w:ascii="Arial" w:cs="Arial" w:eastAsia="Arial" w:hAnsi="Arial"/>
          <w:color w:val="374151"/>
          <w:sz w:val="22"/>
          <w:szCs w:val="22"/>
        </w:rPr>
        <w:t xml:space="preserve">Admin receives a push notification. Admin can approve (which adds the quantity to the cabinet) or dismiss.</w:t>
      </w:r>
    </w:p>
    <w:p>
      <w:pPr>
        <w:pStyle w:val="ListParagraph"/>
        <w:numPr>
          <w:ilvl w:val="0"/>
          <w:numId w:val="2"/>
        </w:numPr>
        <w:spacing w:after="80" w:before="0"/>
      </w:pPr>
      <w:r>
        <w:rPr>
          <w:rFonts w:ascii="Arial" w:cs="Arial" w:eastAsia="Arial" w:hAnsi="Arial"/>
          <w:color w:val="374151"/>
          <w:sz w:val="22"/>
          <w:szCs w:val="22"/>
        </w:rPr>
        <w:t xml:space="preserve">Future: integration with pharmacy delivery (PharmEasy, Netmeds) via deep link with pre-filled medicine name and quantity.</w:t>
      </w:r>
    </w:p>
    <w:p>
      <w:pPr>
        <w:spacing w:after="0" w:before="80"/>
      </w:pPr>
    </w:p>
    <w:p>
      <w:pPr>
        <w:pStyle w:val="Heading3"/>
        <w:spacing w:after="60" w:before="200"/>
      </w:pPr>
      <w:r>
        <w:rPr>
          <w:rFonts w:ascii="Arial" w:cs="Arial" w:eastAsia="Arial" w:hAnsi="Arial"/>
          <w:b/>
          <w:bCs/>
          <w:color w:val="374151"/>
          <w:sz w:val="24"/>
          <w:szCs w:val="24"/>
        </w:rPr>
        <w:t xml:space="preserve">Weekly Inventory Audit (NEW — Inventory Drift Prevention)</w:t>
      </w:r>
    </w:p>
    <w:p>
      <w:pPr>
        <w:spacing w:after="120" w:before="0"/>
      </w:pPr>
      <w:r>
        <w:rPr>
          <w:rFonts w:ascii="Arial" w:cs="Arial" w:eastAsia="Arial" w:hAnsi="Arial"/>
          <w:color w:val="374151"/>
          <w:sz w:val="22"/>
          <w:szCs w:val="22"/>
        </w:rPr>
        <w:t xml:space="preserve">A household inventory system is only as accurate as its last manual update. If Rajan takes a pill but forgets to tap “Taken,” the digital count diverges from physical reality — silently. The depletion forecast then produces wrong estimates, low-stock alerts fire at the wrong time, and trust in the system erodes. The Weekly Audit is the circuit-breaker for this drift.</w:t>
      </w:r>
    </w:p>
    <w:p>
      <w:pPr>
        <w:pStyle w:val="ListParagraph"/>
        <w:numPr>
          <w:ilvl w:val="0"/>
          <w:numId w:val="2"/>
        </w:numPr>
        <w:spacing w:after="80" w:before="0"/>
      </w:pPr>
      <w:r>
        <w:rPr>
          <w:rFonts w:ascii="Arial" w:cs="Arial" w:eastAsia="Arial" w:hAnsi="Arial"/>
          <w:color w:val="374151"/>
          <w:sz w:val="22"/>
          <w:szCs w:val="22"/>
        </w:rPr>
        <w:t xml:space="preserve">Every Sunday morning, the Admin (Priya) receives a push notification: “Weekly medicine check — takes 2 minutes.”</w:t>
      </w:r>
    </w:p>
    <w:p>
      <w:pPr>
        <w:pStyle w:val="ListParagraph"/>
        <w:numPr>
          <w:ilvl w:val="0"/>
          <w:numId w:val="2"/>
        </w:numPr>
        <w:spacing w:after="80" w:before="0"/>
      </w:pPr>
      <w:r>
        <w:rPr>
          <w:rFonts w:ascii="Arial" w:cs="Arial" w:eastAsia="Arial" w:hAnsi="Arial"/>
          <w:color w:val="374151"/>
          <w:sz w:val="22"/>
          <w:szCs w:val="22"/>
        </w:rPr>
        <w:t xml:space="preserve">The audit screen shows active medicines with their system-calculated quantity and prompts: “Does Metformin look like it has about 42 tablets?” Admin responds: Looks right / Count is different — let me update.</w:t>
      </w:r>
    </w:p>
    <w:p>
      <w:pPr>
        <w:pStyle w:val="ListParagraph"/>
        <w:numPr>
          <w:ilvl w:val="0"/>
          <w:numId w:val="2"/>
        </w:numPr>
        <w:spacing w:after="80" w:before="0"/>
      </w:pPr>
      <w:r>
        <w:rPr>
          <w:rFonts w:ascii="Arial" w:cs="Arial" w:eastAsia="Arial" w:hAnsi="Arial"/>
          <w:color w:val="374151"/>
          <w:sz w:val="22"/>
          <w:szCs w:val="22"/>
        </w:rPr>
        <w:t xml:space="preserve">If Admin taps “Count is different,” they enter the actual physical count. MediCab records a reconciliation event in the audit log (not a dose log) with the delta and timestamp. The inventory is corrected. The depletion forecast is recalculated.</w:t>
      </w:r>
    </w:p>
    <w:p>
      <w:pPr>
        <w:pStyle w:val="ListParagraph"/>
        <w:numPr>
          <w:ilvl w:val="0"/>
          <w:numId w:val="2"/>
        </w:numPr>
        <w:spacing w:after="80" w:before="0"/>
      </w:pPr>
      <w:r>
        <w:rPr>
          <w:rFonts w:ascii="Arial" w:cs="Arial" w:eastAsia="Arial" w:hAnsi="Arial"/>
          <w:color w:val="374151"/>
          <w:sz w:val="22"/>
          <w:szCs w:val="22"/>
        </w:rPr>
        <w:t xml:space="preserve">A persistent delta (system says 42, physical count is 30 every week) triggers a “Check adherence” nudge: “It looks like fewer doses are being logged than taken. Would you like to review Rajan’s treatment log?”</w:t>
      </w:r>
    </w:p>
    <w:p>
      <w:pPr>
        <w:pStyle w:val="ListParagraph"/>
        <w:numPr>
          <w:ilvl w:val="0"/>
          <w:numId w:val="2"/>
        </w:numPr>
        <w:spacing w:after="80" w:before="0"/>
      </w:pPr>
      <w:r>
        <w:rPr>
          <w:rFonts w:ascii="Arial" w:cs="Arial" w:eastAsia="Arial" w:hAnsi="Arial"/>
          <w:color w:val="374151"/>
          <w:sz w:val="22"/>
          <w:szCs w:val="22"/>
        </w:rPr>
        <w:t xml:space="preserve">Audit completion is gamified with a household streak (“4-week audit streak ✅”). Audit history is retained in Firestore as an immutable reconciliation ledger — never deleted, even if inventory is corrected.</w:t>
      </w:r>
    </w:p>
    <w:p>
      <w:pPr>
        <w:spacing w:after="0" w:before="120"/>
      </w:pPr>
    </w:p>
    <w:p>
      <w:pPr>
        <w:pStyle w:val="Heading2"/>
        <w:spacing w:after="80" w:before="320"/>
      </w:pPr>
      <w:r>
        <w:rPr>
          <w:rFonts w:ascii="Arial" w:cs="Arial" w:eastAsia="Arial" w:hAnsi="Arial"/>
          <w:b/>
          <w:bCs/>
          <w:color w:val="3B4FCD"/>
          <w:sz w:val="28"/>
          <w:szCs w:val="28"/>
        </w:rPr>
        <w:t xml:space="preserve">F6 — Cabinet Query (AI-Assisted)</w:t>
      </w:r>
    </w:p>
    <w:p>
      <w:pPr>
        <w:spacing w:after="120" w:before="0"/>
      </w:pPr>
      <w:r>
        <w:rPr>
          <w:rFonts w:ascii="Arial" w:cs="Arial" w:eastAsia="Arial" w:hAnsi="Arial"/>
          <w:color w:val="374151"/>
          <w:sz w:val="22"/>
          <w:szCs w:val="22"/>
        </w:rPr>
        <w:t xml:space="preserve">The original “Symptom Checker” concept is redesigned as a Cabinet Query to eliminate liability exposure under India’s DPDP Act and the Drugs and Cosmetics Act. The feature pivots from symptom-to-diagnosis to cabinet-to-information: users ask questions about medicines they already have, not what they should take.</w:t>
      </w:r>
    </w:p>
    <w:p>
      <w:pPr>
        <w:spacing w:after="120" w:before="0"/>
      </w:pPr>
      <w:r>
        <w:rPr>
          <w:rFonts w:ascii="Arial" w:cs="Arial" w:eastAsia="Arial" w:hAnsi="Arial"/>
          <w:color w:val="374151"/>
          <w:sz w:val="22"/>
          <w:szCs w:val="22"/>
          <w:b/>
          <w:bCs/>
        </w:rPr>
        <w:t xml:space="preserve">The distinction is precise: </w:t>
      </w:r>
      <w:r>
        <w:rPr>
          <w:rFonts w:ascii="Arial" w:cs="Arial" w:eastAsia="Arial" w:hAnsi="Arial"/>
          <w:color w:val="374151"/>
          <w:sz w:val="22"/>
          <w:szCs w:val="22"/>
        </w:rPr>
        <w:t xml:space="preserve">“Which of my medicines treat fever?” is a cabinet query (legal, informational). “I have a fever — what should I take?” is a diagnostic (out of scope, legally hazardous). The Gemini prompt enforces this boundary unconditionally.</w:t>
      </w:r>
    </w:p>
    <w:p>
      <w:pPr>
        <w:spacing w:after="0" w:before="80"/>
      </w:pPr>
    </w:p>
    <w:p>
      <w:pPr>
        <w:pStyle w:val="Heading3"/>
        <w:spacing w:after="60" w:before="200"/>
      </w:pPr>
      <w:r>
        <w:rPr>
          <w:rFonts w:ascii="Arial" w:cs="Arial" w:eastAsia="Arial" w:hAnsi="Arial"/>
          <w:b/>
          <w:bCs/>
          <w:color w:val="374151"/>
          <w:sz w:val="24"/>
          <w:szCs w:val="24"/>
        </w:rPr>
        <w:t xml:space="preserve">Permitted Query Types</w:t>
      </w:r>
    </w:p>
    <w:p>
      <w:pPr>
        <w:pStyle w:val="ListParagraph"/>
        <w:numPr>
          <w:ilvl w:val="0"/>
          <w:numId w:val="2"/>
        </w:numPr>
        <w:spacing w:after="80" w:before="0"/>
      </w:pPr>
      <w:r>
        <w:rPr>
          <w:rFonts w:ascii="Arial" w:cs="Arial" w:eastAsia="Arial" w:hAnsi="Arial"/>
          <w:color w:val="374151"/>
          <w:sz w:val="22"/>
          <w:szCs w:val="22"/>
        </w:rPr>
        <w:t xml:space="preserve">“Which of my medicines are for fever?” → Lists cabinet items whose indications include fever, with their dosage form and strength. No dosage instruction.</w:t>
      </w:r>
    </w:p>
    <w:p>
      <w:pPr>
        <w:pStyle w:val="ListParagraph"/>
        <w:numPr>
          <w:ilvl w:val="0"/>
          <w:numId w:val="2"/>
        </w:numPr>
        <w:spacing w:after="80" w:before="0"/>
      </w:pPr>
      <w:r>
        <w:rPr>
          <w:rFonts w:ascii="Arial" w:cs="Arial" w:eastAsia="Arial" w:hAnsi="Arial"/>
          <w:color w:val="374151"/>
          <w:sz w:val="22"/>
          <w:szCs w:val="22"/>
        </w:rPr>
        <w:t xml:space="preserve">“What is Metformin used for?” → Explains the medicine’s indications and class from the master DB. Never suggests taking it.</w:t>
      </w:r>
    </w:p>
    <w:p>
      <w:pPr>
        <w:pStyle w:val="ListParagraph"/>
        <w:numPr>
          <w:ilvl w:val="0"/>
          <w:numId w:val="2"/>
        </w:numPr>
        <w:spacing w:after="80" w:before="0"/>
      </w:pPr>
      <w:r>
        <w:rPr>
          <w:rFonts w:ascii="Arial" w:cs="Arial" w:eastAsia="Arial" w:hAnsi="Arial"/>
          <w:color w:val="374151"/>
          <w:sz w:val="22"/>
          <w:szCs w:val="22"/>
        </w:rPr>
        <w:t xml:space="preserve">“Can Rajan take Ibuprofen with his current medicines?” → Checks active ingredients for known interactions. Returns interaction risk level and recommends consulting the prescribing doctor.</w:t>
      </w:r>
    </w:p>
    <w:p>
      <w:pPr>
        <w:pStyle w:val="ListParagraph"/>
        <w:numPr>
          <w:ilvl w:val="0"/>
          <w:numId w:val="2"/>
        </w:numPr>
        <w:spacing w:after="80" w:before="0"/>
      </w:pPr>
      <w:r>
        <w:rPr>
          <w:rFonts w:ascii="Arial" w:cs="Arial" w:eastAsia="Arial" w:hAnsi="Arial"/>
          <w:color w:val="374151"/>
          <w:sz w:val="22"/>
          <w:szCs w:val="22"/>
        </w:rPr>
        <w:t xml:space="preserve">“Which of my medicines expire this month?” → Inventory lookup. No AI required — answered from Firestore directly.</w:t>
      </w:r>
    </w:p>
    <w:p>
      <w:pPr>
        <w:spacing w:after="0" w:before="80"/>
      </w:pPr>
    </w:p>
    <w:p>
      <w:pPr>
        <w:pStyle w:val="Heading3"/>
        <w:spacing w:after="60" w:before="200"/>
      </w:pPr>
      <w:r>
        <w:rPr>
          <w:rFonts w:ascii="Arial" w:cs="Arial" w:eastAsia="Arial" w:hAnsi="Arial"/>
          <w:b/>
          <w:bCs/>
          <w:color w:val="374151"/>
          <w:sz w:val="24"/>
          <w:szCs w:val="24"/>
        </w:rPr>
        <w:t xml:space="preserve">Out-of-Scope Queries (Hard Blocked)</w:t>
      </w:r>
    </w:p>
    <w:p>
      <w:pPr>
        <w:pStyle w:val="ListParagraph"/>
        <w:numPr>
          <w:ilvl w:val="0"/>
          <w:numId w:val="2"/>
        </w:numPr>
        <w:spacing w:after="80" w:before="0"/>
      </w:pPr>
      <w:r>
        <w:rPr>
          <w:rFonts w:ascii="Arial" w:cs="Arial" w:eastAsia="Arial" w:hAnsi="Arial"/>
          <w:color w:val="374151"/>
          <w:sz w:val="22"/>
          <w:szCs w:val="22"/>
        </w:rPr>
        <w:t xml:space="preserve">Any query asking what medicine to take for a described symptom or condition. The Gemini system prompt explicitly prohibits diagnostic recommendations. If a query is classified as diagnostic, Gemini returns a fixed refusal: “MediCab can’t recommend what to take. Please consult your doctor or pharmacist.”</w:t>
      </w:r>
    </w:p>
    <w:p>
      <w:pPr>
        <w:pStyle w:val="ListParagraph"/>
        <w:numPr>
          <w:ilvl w:val="0"/>
          <w:numId w:val="2"/>
        </w:numPr>
        <w:spacing w:after="80" w:before="0"/>
      </w:pPr>
      <w:r>
        <w:rPr>
          <w:rFonts w:ascii="Arial" w:cs="Arial" w:eastAsia="Arial" w:hAnsi="Arial"/>
          <w:color w:val="374151"/>
          <w:sz w:val="22"/>
          <w:szCs w:val="22"/>
        </w:rPr>
        <w:t xml:space="preserve">Dosage instructions for a specific patient. MediCab displays the standard dosage from the master DB label but never calculates a personalised dose (e.g., weight-based paediatric dosing).</w:t>
      </w:r>
    </w:p>
    <w:p>
      <w:pPr>
        <w:pStyle w:val="ListParagraph"/>
        <w:numPr>
          <w:ilvl w:val="0"/>
          <w:numId w:val="2"/>
        </w:numPr>
        <w:spacing w:after="80" w:before="0"/>
      </w:pPr>
      <w:r>
        <w:rPr>
          <w:rFonts w:ascii="Arial" w:cs="Arial" w:eastAsia="Arial" w:hAnsi="Arial"/>
          <w:color w:val="374151"/>
          <w:sz w:val="22"/>
          <w:szCs w:val="22"/>
        </w:rPr>
        <w:t xml:space="preserve">Emergency queries (chest pain, breathlessness, stroke symptoms). These always return: “Call 112 immediately. Do not wait.” No medicine guidance is returned, even if cabinet items are relevant.</w:t>
      </w:r>
    </w:p>
    <w:p>
      <w:pPr>
        <w:spacing w:after="0" w:before="80"/>
      </w:pPr>
    </w:p>
    <w:p>
      <w:pPr>
        <w:pStyle w:val="Heading3"/>
        <w:spacing w:after="60" w:before="200"/>
      </w:pPr>
      <w:r>
        <w:rPr>
          <w:rFonts w:ascii="Arial" w:cs="Arial" w:eastAsia="Arial" w:hAnsi="Arial"/>
          <w:b/>
          <w:bCs/>
          <w:color w:val="374151"/>
          <w:sz w:val="24"/>
          <w:szCs w:val="24"/>
        </w:rPr>
        <w:t xml:space="preserve">Technical &amp; Legal Guardrails</w:t>
      </w:r>
    </w:p>
    <w:p>
      <w:pPr>
        <w:pStyle w:val="ListParagraph"/>
        <w:numPr>
          <w:ilvl w:val="0"/>
          <w:numId w:val="2"/>
        </w:numPr>
        <w:spacing w:after="80" w:before="0"/>
      </w:pPr>
      <w:r>
        <w:rPr>
          <w:rFonts w:ascii="Arial" w:cs="Arial" w:eastAsia="Arial" w:hAnsi="Arial"/>
          <w:color w:val="374151"/>
          <w:sz w:val="22"/>
          <w:szCs w:val="22"/>
        </w:rPr>
        <w:t xml:space="preserve">Gemini system prompt includes a verbatim instruction: “You are a medicine information assistant. You may only describe medicines in the user’s cabinet. You must never recommend what medicine a user should take. If the user asks what to take, refuse and direct them to a doctor.”</w:t>
      </w:r>
    </w:p>
    <w:p>
      <w:pPr>
        <w:pStyle w:val="ListParagraph"/>
        <w:numPr>
          <w:ilvl w:val="0"/>
          <w:numId w:val="2"/>
        </w:numPr>
        <w:spacing w:after="80" w:before="0"/>
      </w:pPr>
      <w:r>
        <w:rPr>
          <w:rFonts w:ascii="Arial" w:cs="Arial" w:eastAsia="Arial" w:hAnsi="Arial"/>
          <w:color w:val="374151"/>
          <w:sz w:val="22"/>
          <w:szCs w:val="22"/>
        </w:rPr>
        <w:t xml:space="preserve">Every query and response is stored in Firestore with a timestamp, the exact prompt sent, and the model response — immutable log for legal audit.</w:t>
      </w:r>
    </w:p>
    <w:p>
      <w:pPr>
        <w:pStyle w:val="ListParagraph"/>
        <w:numPr>
          <w:ilvl w:val="0"/>
          <w:numId w:val="2"/>
        </w:numPr>
        <w:spacing w:after="80" w:before="0"/>
      </w:pPr>
      <w:r>
        <w:rPr>
          <w:rFonts w:ascii="Arial" w:cs="Arial" w:eastAsia="Arial" w:hAnsi="Arial"/>
          <w:color w:val="374151"/>
          <w:sz w:val="22"/>
          <w:szCs w:val="22"/>
        </w:rPr>
        <w:t xml:space="preserve">The feature is labelled “Ask your cabinet” throughout the UI, never “symptom checker” or “diagnosis” in any user-facing text. Terms of Service explicitly disclaim medical advice and require user acknowledgement at first use.</w:t>
      </w:r>
    </w:p>
    <w:p>
      <w:pPr>
        <w:pStyle w:val="ListParagraph"/>
        <w:numPr>
          <w:ilvl w:val="0"/>
          <w:numId w:val="2"/>
        </w:numPr>
        <w:spacing w:after="80" w:before="0"/>
      </w:pPr>
      <w:r>
        <w:rPr>
          <w:rFonts w:ascii="Arial" w:cs="Arial" w:eastAsia="Arial" w:hAnsi="Arial"/>
          <w:color w:val="374151"/>
          <w:sz w:val="22"/>
          <w:szCs w:val="22"/>
        </w:rPr>
        <w:t xml:space="preserve">Legal review of the final Gemini prompt by a healthcare lawyer before v1.0 launch is a non-negotiable gate.</w:t>
      </w:r>
    </w:p>
    <w:p>
      <w:pPr>
        <w:spacing w:after="0" w:before="120"/>
      </w:pPr>
    </w:p>
    <w:p>
      <w:pPr>
        <w:pStyle w:val="Heading2"/>
        <w:spacing w:after="80" w:before="320"/>
      </w:pPr>
      <w:r>
        <w:rPr>
          <w:rFonts w:ascii="Arial" w:cs="Arial" w:eastAsia="Arial" w:hAnsi="Arial"/>
          <w:b/>
          <w:bCs/>
          <w:color w:val="3B4FCD"/>
          <w:sz w:val="28"/>
          <w:szCs w:val="28"/>
        </w:rPr>
        <w:t xml:space="preserve">F7 — Treatment Summary Export (NEW)</w:t>
      </w:r>
    </w:p>
    <w:p>
      <w:pPr>
        <w:spacing w:after="120" w:before="0"/>
      </w:pPr>
      <w:r>
        <w:rPr>
          <w:rFonts w:ascii="Arial" w:cs="Arial" w:eastAsia="Arial" w:hAnsi="Arial"/>
          <w:color w:val="374151"/>
          <w:sz w:val="22"/>
          <w:szCs w:val="22"/>
        </w:rPr>
        <w:t xml:space="preserve">When an Acute treatment is completed, MediCab generates a one-page PDF summary that the patient can bring to their next doctor's appointment.</w:t>
      </w:r>
    </w:p>
    <w:p>
      <w:pPr>
        <w:spacing w:after="0" w:before="80"/>
      </w:pPr>
    </w:p>
    <w:p>
      <w:pPr>
        <w:pStyle w:val="Heading3"/>
        <w:spacing w:after="60" w:before="200"/>
      </w:pPr>
      <w:r>
        <w:rPr>
          <w:rFonts w:ascii="Arial" w:cs="Arial" w:eastAsia="Arial" w:hAnsi="Arial"/>
          <w:b/>
          <w:bCs/>
          <w:color w:val="374151"/>
          <w:sz w:val="24"/>
          <w:szCs w:val="24"/>
        </w:rPr>
        <w:t xml:space="preserve">PDF Contents</w:t>
      </w:r>
    </w:p>
    <w:p>
      <w:pPr>
        <w:pStyle w:val="ListParagraph"/>
        <w:numPr>
          <w:ilvl w:val="0"/>
          <w:numId w:val="2"/>
        </w:numPr>
        <w:spacing w:after="80" w:before="0"/>
      </w:pPr>
      <w:r>
        <w:rPr>
          <w:rFonts w:ascii="Arial" w:cs="Arial" w:eastAsia="Arial" w:hAnsi="Arial"/>
          <w:color w:val="374151"/>
          <w:sz w:val="22"/>
          <w:szCs w:val="22"/>
        </w:rPr>
        <w:t xml:space="preserve">Patient name, treatment name, medicine(s) taken, strength and dosage form.</w:t>
      </w:r>
    </w:p>
    <w:p>
      <w:pPr>
        <w:pStyle w:val="ListParagraph"/>
        <w:numPr>
          <w:ilvl w:val="0"/>
          <w:numId w:val="2"/>
        </w:numPr>
        <w:spacing w:after="80" w:before="0"/>
      </w:pPr>
      <w:r>
        <w:rPr>
          <w:rFonts w:ascii="Arial" w:cs="Arial" w:eastAsia="Arial" w:hAnsi="Arial"/>
          <w:color w:val="374151"/>
          <w:sz w:val="22"/>
          <w:szCs w:val="22"/>
        </w:rPr>
        <w:t xml:space="preserve">Start date, end date, total doses prescribed vs. taken.</w:t>
      </w:r>
    </w:p>
    <w:p>
      <w:pPr>
        <w:pStyle w:val="ListParagraph"/>
        <w:numPr>
          <w:ilvl w:val="0"/>
          <w:numId w:val="2"/>
        </w:numPr>
        <w:spacing w:after="80" w:before="0"/>
      </w:pPr>
      <w:r>
        <w:rPr>
          <w:rFonts w:ascii="Arial" w:cs="Arial" w:eastAsia="Arial" w:hAnsi="Arial"/>
          <w:color w:val="374151"/>
          <w:sz w:val="22"/>
          <w:szCs w:val="22"/>
        </w:rPr>
        <w:t xml:space="preserve">Adherence rate (% of doses taken on time).</w:t>
      </w:r>
    </w:p>
    <w:p>
      <w:pPr>
        <w:pStyle w:val="ListParagraph"/>
        <w:numPr>
          <w:ilvl w:val="0"/>
          <w:numId w:val="2"/>
        </w:numPr>
        <w:spacing w:after="80" w:before="0"/>
      </w:pPr>
      <w:r>
        <w:rPr>
          <w:rFonts w:ascii="Arial" w:cs="Arial" w:eastAsia="Arial" w:hAnsi="Arial"/>
          <w:color w:val="374151"/>
          <w:sz w:val="22"/>
          <w:szCs w:val="22"/>
        </w:rPr>
        <w:t xml:space="preserve">Missed dose dates (if any).</w:t>
      </w:r>
    </w:p>
    <w:p>
      <w:pPr>
        <w:pStyle w:val="ListParagraph"/>
        <w:numPr>
          <w:ilvl w:val="0"/>
          <w:numId w:val="2"/>
        </w:numPr>
        <w:spacing w:after="80" w:before="0"/>
      </w:pPr>
      <w:r>
        <w:rPr>
          <w:rFonts w:ascii="Arial" w:cs="Arial" w:eastAsia="Arial" w:hAnsi="Arial"/>
          <w:color w:val="374151"/>
          <w:sz w:val="22"/>
          <w:szCs w:val="22"/>
        </w:rPr>
        <w:t xml:space="preserve">Treating notes field (free text that Admin can add before export).</w:t>
      </w:r>
    </w:p>
    <w:p>
      <w:pPr>
        <w:pStyle w:val="ListParagraph"/>
        <w:numPr>
          <w:ilvl w:val="0"/>
          <w:numId w:val="2"/>
        </w:numPr>
        <w:spacing w:after="80" w:before="0"/>
      </w:pPr>
      <w:r>
        <w:rPr>
          <w:rFonts w:ascii="Arial" w:cs="Arial" w:eastAsia="Arial" w:hAnsi="Arial"/>
          <w:color w:val="374151"/>
          <w:sz w:val="22"/>
          <w:szCs w:val="22"/>
        </w:rPr>
        <w:t xml:space="preserve">MediCab branding with disclaimer: "This record was generated by MediCab and is not a medical prescription."</w:t>
      </w:r>
    </w:p>
    <w:p>
      <w:pPr>
        <w:spacing w:after="0" w:before="80"/>
      </w:pPr>
    </w:p>
    <w:p>
      <w:pPr>
        <w:pStyle w:val="Heading3"/>
        <w:spacing w:after="60" w:before="200"/>
      </w:pPr>
      <w:r>
        <w:rPr>
          <w:rFonts w:ascii="Arial" w:cs="Arial" w:eastAsia="Arial" w:hAnsi="Arial"/>
          <w:b/>
          <w:bCs/>
          <w:color w:val="374151"/>
          <w:sz w:val="24"/>
          <w:szCs w:val="24"/>
        </w:rPr>
        <w:t xml:space="preserve">Export Channels</w:t>
      </w:r>
    </w:p>
    <w:p>
      <w:pPr>
        <w:pStyle w:val="ListParagraph"/>
        <w:numPr>
          <w:ilvl w:val="0"/>
          <w:numId w:val="2"/>
        </w:numPr>
        <w:spacing w:after="80" w:before="0"/>
      </w:pPr>
      <w:r>
        <w:rPr>
          <w:rFonts w:ascii="Arial" w:cs="Arial" w:eastAsia="Arial" w:hAnsi="Arial"/>
          <w:color w:val="374151"/>
          <w:sz w:val="22"/>
          <w:szCs w:val="22"/>
        </w:rPr>
        <w:t xml:space="preserve">Share sheet (WhatsApp, email, Google Drive, print).</w:t>
      </w:r>
    </w:p>
    <w:p>
      <w:pPr>
        <w:pStyle w:val="ListParagraph"/>
        <w:numPr>
          <w:ilvl w:val="0"/>
          <w:numId w:val="2"/>
        </w:numPr>
        <w:spacing w:after="80" w:before="0"/>
      </w:pPr>
      <w:r>
        <w:rPr>
          <w:rFonts w:ascii="Arial" w:cs="Arial" w:eastAsia="Arial" w:hAnsi="Arial"/>
          <w:color w:val="374151"/>
          <w:sz w:val="22"/>
          <w:szCs w:val="22"/>
        </w:rPr>
        <w:t xml:space="preserve">Accessible from completed treatment history at any time after completion.</w:t>
      </w:r>
    </w:p>
    <w:p>
      <w:r>
        <w:br/>
      </w:r>
    </w:p>
    <w:p>
      <w:pPr>
        <w:pStyle w:val="Heading1"/>
        <w:spacing w:after="160" w:before="0"/>
      </w:pPr>
      <w:r>
        <w:rPr>
          <w:rFonts w:ascii="Arial" w:cs="Arial" w:eastAsia="Arial" w:hAnsi="Arial"/>
          <w:b/>
          <w:bCs/>
          <w:color w:val="3B4FCD"/>
          <w:sz w:val="36"/>
          <w:szCs w:val="36"/>
        </w:rPr>
        <w:t xml:space="preserve">7. Architecture &amp; Technical Requirements</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Backend —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69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Firestore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Primary database. Collections: households, members, cabinets, cabinetItems, treatments, logs, masterDb. Real-time sync via onSnapshot. Critical scaling pattern: households/{hId}/todaySummary/{YYYY-MM-DD} is a fan-out write document maintained exclusively by Cloud Functions, ensuring the caregiver dashboard reads exactly 1 Firestore document per session regardless of household size. Without this pattern, dashboard read costs grow linearly with dose slots. See Dev Handoff for full schema.</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Auth</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Google Sign-In + Phone OTP. Single auth identity per user, regardless of device.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Cloud Functions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Cron job (every 15 min): compute due doses, fire FCM notifications, check stock depletion forecasts. WhatsApp fallback via Twilio/360dialog.</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Storage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Treatment Summary PDFs. Medicine barcode images (if retained for audit). Max 5MB per file.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FCM</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notifications to iOS and Android via Capacitor push plugin.</w:t>
            </w:r>
          </w:p>
        </w:tc>
      </w:tr>
    </w:tbl>
    <w:p>
      <w:pPr>
        <w:spacing w:after="0" w:before="200"/>
      </w:pPr>
    </w:p>
    <w:p>
      <w:pPr>
        <w:pStyle w:val="Heading2"/>
        <w:spacing w:after="80" w:before="320"/>
      </w:pPr>
      <w:r>
        <w:rPr>
          <w:rFonts w:ascii="Arial" w:cs="Arial" w:eastAsia="Arial" w:hAnsi="Arial"/>
          <w:b/>
          <w:bCs/>
          <w:color w:val="3B4FCD"/>
          <w:sz w:val="28"/>
          <w:szCs w:val="28"/>
        </w:rPr>
        <w:t xml:space="preserve">Firestore Data Model (Core Collections)</w:t>
      </w:r>
    </w:p>
    <w:p>
      <w:pPr>
        <w:spacing w:after="120" w:before="0"/>
      </w:pPr>
      <w:r>
        <w:rPr>
          <w:rFonts w:ascii="Arial" w:cs="Arial" w:eastAsia="Arial" w:hAnsi="Arial"/>
          <w:color w:val="374151"/>
          <w:sz w:val="22"/>
          <w:szCs w:val="22"/>
        </w:rPr>
        <w:t xml:space="preserve">households/{hId}</w:t>
      </w:r>
    </w:p>
    <w:p>
      <w:pPr>
        <w:pStyle w:val="ListParagraph"/>
        <w:numPr>
          <w:ilvl w:val="0"/>
          <w:numId w:val="2"/>
        </w:numPr>
        <w:spacing w:after="80" w:before="0"/>
      </w:pPr>
      <w:r>
        <w:rPr>
          <w:rFonts w:ascii="Arial" w:cs="Arial" w:eastAsia="Arial" w:hAnsi="Arial"/>
          <w:color w:val="374151"/>
          <w:sz w:val="22"/>
          <w:szCs w:val="22"/>
        </w:rPr>
        <w:t xml:space="preserve">name, createdBy, createdAt, memberIds[], adminIds[], shareToken</w:t>
      </w:r>
    </w:p>
    <w:p>
      <w:pPr>
        <w:spacing w:after="120" w:before="0"/>
      </w:pPr>
      <w:r>
        <w:rPr>
          <w:rFonts w:ascii="Arial" w:cs="Arial" w:eastAsia="Arial" w:hAnsi="Arial"/>
          <w:color w:val="374151"/>
          <w:sz w:val="22"/>
          <w:szCs w:val="22"/>
        </w:rPr>
        <w:t xml:space="preserve">households/{hId}/members/{mId}</w:t>
      </w:r>
    </w:p>
    <w:p>
      <w:pPr>
        <w:pStyle w:val="ListParagraph"/>
        <w:numPr>
          <w:ilvl w:val="0"/>
          <w:numId w:val="2"/>
        </w:numPr>
        <w:spacing w:after="80" w:before="0"/>
      </w:pPr>
      <w:r>
        <w:rPr>
          <w:rFonts w:ascii="Arial" w:cs="Arial" w:eastAsia="Arial" w:hAnsi="Arial"/>
          <w:color w:val="374151"/>
          <w:sz w:val="22"/>
          <w:szCs w:val="22"/>
        </w:rPr>
        <w:t xml:space="preserve">name, phone, role, birthday, isAdult, languagePref, caregiverAccess[]</w:t>
      </w:r>
    </w:p>
    <w:p>
      <w:pPr>
        <w:spacing w:after="120" w:before="0"/>
      </w:pPr>
      <w:r>
        <w:rPr>
          <w:rFonts w:ascii="Arial" w:cs="Arial" w:eastAsia="Arial" w:hAnsi="Arial"/>
          <w:color w:val="374151"/>
          <w:sz w:val="22"/>
          <w:szCs w:val="22"/>
        </w:rPr>
        <w:t xml:space="preserve">households/{hId}/cabinets/{cId}</w:t>
      </w:r>
    </w:p>
    <w:p>
      <w:pPr>
        <w:pStyle w:val="ListParagraph"/>
        <w:numPr>
          <w:ilvl w:val="0"/>
          <w:numId w:val="2"/>
        </w:numPr>
        <w:spacing w:after="80" w:before="0"/>
      </w:pPr>
      <w:r>
        <w:rPr>
          <w:rFonts w:ascii="Arial" w:cs="Arial" w:eastAsia="Arial" w:hAnsi="Arial"/>
          <w:color w:val="374151"/>
          <w:sz w:val="22"/>
          <w:szCs w:val="22"/>
        </w:rPr>
        <w:t xml:space="preserve">name, ownerId, memberIds[], isPrivate, shareToken</w:t>
      </w:r>
    </w:p>
    <w:p>
      <w:pPr>
        <w:spacing w:after="120" w:before="0"/>
      </w:pPr>
      <w:r>
        <w:rPr>
          <w:rFonts w:ascii="Arial" w:cs="Arial" w:eastAsia="Arial" w:hAnsi="Arial"/>
          <w:color w:val="374151"/>
          <w:sz w:val="22"/>
          <w:szCs w:val="22"/>
        </w:rPr>
        <w:t xml:space="preserve">households/{hId}/cabinets/{cId}/items/{iId}</w:t>
      </w:r>
    </w:p>
    <w:p>
      <w:pPr>
        <w:pStyle w:val="ListParagraph"/>
        <w:numPr>
          <w:ilvl w:val="0"/>
          <w:numId w:val="2"/>
        </w:numPr>
        <w:spacing w:after="80" w:before="0"/>
      </w:pPr>
      <w:r>
        <w:rPr>
          <w:rFonts w:ascii="Arial" w:cs="Arial" w:eastAsia="Arial" w:hAnsi="Arial"/>
          <w:color w:val="374151"/>
          <w:sz w:val="22"/>
          <w:szCs w:val="22"/>
        </w:rPr>
        <w:t xml:space="preserve">medicineId, quantityOnHand, unitType, expiryDate, lowStockThreshold, status, notes</w:t>
      </w:r>
    </w:p>
    <w:p>
      <w:pPr>
        <w:spacing w:after="120" w:before="0"/>
      </w:pPr>
      <w:r>
        <w:rPr>
          <w:rFonts w:ascii="Arial" w:cs="Arial" w:eastAsia="Arial" w:hAnsi="Arial"/>
          <w:color w:val="374151"/>
          <w:sz w:val="22"/>
          <w:szCs w:val="22"/>
        </w:rPr>
        <w:t xml:space="preserve">households/{hId}/treatments/{tId}</w:t>
      </w:r>
    </w:p>
    <w:p>
      <w:pPr>
        <w:pStyle w:val="ListParagraph"/>
        <w:numPr>
          <w:ilvl w:val="0"/>
          <w:numId w:val="2"/>
        </w:numPr>
        <w:spacing w:after="80" w:before="0"/>
      </w:pPr>
      <w:r>
        <w:rPr>
          <w:rFonts w:ascii="Arial" w:cs="Arial" w:eastAsia="Arial" w:hAnsi="Arial"/>
          <w:color w:val="374151"/>
          <w:sz w:val="22"/>
          <w:szCs w:val="22"/>
        </w:rPr>
        <w:t xml:space="preserve">name, patientId, regimens[], startDate, endDate, status, pauseResumeHistory[], logs[]</w:t>
      </w:r>
    </w:p>
    <w:p>
      <w:pPr>
        <w:spacing w:after="120" w:before="0"/>
      </w:pPr>
      <w:r>
        <w:rPr>
          <w:rFonts w:ascii="Arial" w:cs="Arial" w:eastAsia="Arial" w:hAnsi="Arial"/>
          <w:color w:val="374151"/>
          <w:sz w:val="22"/>
          <w:szCs w:val="22"/>
        </w:rPr>
        <w:t xml:space="preserve">masterDb/{mId} (global, read-only for users)</w:t>
      </w:r>
    </w:p>
    <w:p>
      <w:pPr>
        <w:pStyle w:val="ListParagraph"/>
        <w:numPr>
          <w:ilvl w:val="0"/>
          <w:numId w:val="2"/>
        </w:numPr>
        <w:spacing w:after="80" w:before="0"/>
      </w:pPr>
      <w:r>
        <w:rPr>
          <w:rFonts w:ascii="Arial" w:cs="Arial" w:eastAsia="Arial" w:hAnsi="Arial"/>
          <w:color w:val="374151"/>
          <w:sz w:val="22"/>
          <w:szCs w:val="22"/>
        </w:rPr>
        <w:t xml:space="preserve">name, barcode[], dosageForm, activeIngredients, strength, marketer, synonyms[], safetyAdvice, storage</w:t>
      </w:r>
    </w:p>
    <w:p>
      <w:pPr>
        <w:spacing w:after="0" w:before="200"/>
      </w:pPr>
    </w:p>
    <w:p>
      <w:pPr>
        <w:pStyle w:val="Heading2"/>
        <w:spacing w:after="80" w:before="320"/>
      </w:pPr>
      <w:r>
        <w:rPr>
          <w:rFonts w:ascii="Arial" w:cs="Arial" w:eastAsia="Arial" w:hAnsi="Arial"/>
          <w:b/>
          <w:bCs/>
          <w:color w:val="3B4FCD"/>
          <w:sz w:val="28"/>
          <w:szCs w:val="28"/>
        </w:rPr>
        <w:t xml:space="preserve">Frontend — Existing Stack (Preserved)</w:t>
      </w:r>
    </w:p>
    <w:p>
      <w:pPr>
        <w:pStyle w:val="ListParagraph"/>
        <w:numPr>
          <w:ilvl w:val="0"/>
          <w:numId w:val="2"/>
        </w:numPr>
        <w:spacing w:after="80" w:before="0"/>
      </w:pPr>
      <w:r>
        <w:rPr>
          <w:rFonts w:ascii="Arial" w:cs="Arial" w:eastAsia="Arial" w:hAnsi="Arial"/>
          <w:color w:val="374151"/>
          <w:sz w:val="22"/>
          <w:szCs w:val="22"/>
        </w:rPr>
        <w:t xml:space="preserve">React 19 + TypeScript + Vite — no changes.</w:t>
      </w:r>
    </w:p>
    <w:p>
      <w:pPr>
        <w:pStyle w:val="ListParagraph"/>
        <w:numPr>
          <w:ilvl w:val="0"/>
          <w:numId w:val="2"/>
        </w:numPr>
        <w:spacing w:after="80" w:before="0"/>
      </w:pPr>
      <w:r>
        <w:rPr>
          <w:rFonts w:ascii="Arial" w:cs="Arial" w:eastAsia="Arial" w:hAnsi="Arial"/>
          <w:color w:val="374151"/>
          <w:sz w:val="22"/>
          <w:szCs w:val="22"/>
        </w:rPr>
        <w:t xml:space="preserve">Capacitor — iOS and Android native wrapper. Add: @capacitor/push-notifications, @capacitor/camera, @capacitor-community/barcode-scanner.</w:t>
      </w:r>
    </w:p>
    <w:p>
      <w:pPr>
        <w:pStyle w:val="ListParagraph"/>
        <w:numPr>
          <w:ilvl w:val="0"/>
          <w:numId w:val="2"/>
        </w:numPr>
        <w:spacing w:after="80" w:before="0"/>
      </w:pPr>
      <w:r>
        <w:rPr>
          <w:rFonts w:ascii="Arial" w:cs="Arial" w:eastAsia="Arial" w:hAnsi="Arial"/>
          <w:color w:val="374151"/>
          <w:sz w:val="22"/>
          <w:szCs w:val="22"/>
        </w:rPr>
        <w:t xml:space="preserve">Tailwind CSS — existing utility classes retained.</w:t>
      </w:r>
    </w:p>
    <w:p>
      <w:pPr>
        <w:pStyle w:val="ListParagraph"/>
        <w:numPr>
          <w:ilvl w:val="0"/>
          <w:numId w:val="2"/>
        </w:numPr>
        <w:spacing w:after="80" w:before="0"/>
      </w:pPr>
      <w:r>
        <w:rPr>
          <w:rFonts w:ascii="Arial" w:cs="Arial" w:eastAsia="Arial" w:hAnsi="Arial"/>
          <w:color w:val="374151"/>
          <w:sz w:val="22"/>
          <w:szCs w:val="22"/>
        </w:rPr>
        <w:t xml:space="preserve">Recharts — existing adherence charts retained.</w:t>
      </w:r>
    </w:p>
    <w:p>
      <w:pPr>
        <w:pStyle w:val="ListParagraph"/>
        <w:numPr>
          <w:ilvl w:val="0"/>
          <w:numId w:val="2"/>
        </w:numPr>
        <w:spacing w:after="80" w:before="0"/>
      </w:pPr>
      <w:r>
        <w:rPr>
          <w:rFonts w:ascii="Arial" w:cs="Arial" w:eastAsia="Arial" w:hAnsi="Arial"/>
          <w:color w:val="374151"/>
          <w:sz w:val="22"/>
          <w:szCs w:val="22"/>
        </w:rPr>
        <w:t xml:space="preserve">@google/genai (Gemini) — retained. API key moved to Cloud Function proxy to prevent client-side exposure.</w:t>
      </w:r>
    </w:p>
    <w:p>
      <w:pPr>
        <w:pStyle w:val="ListParagraph"/>
        <w:numPr>
          <w:ilvl w:val="0"/>
          <w:numId w:val="2"/>
        </w:numPr>
        <w:spacing w:after="80" w:before="0"/>
      </w:pPr>
      <w:r>
        <w:rPr>
          <w:rFonts w:ascii="Arial" w:cs="Arial" w:eastAsia="Arial" w:hAnsi="Arial"/>
          <w:color w:val="374151"/>
          <w:sz w:val="22"/>
          <w:szCs w:val="22"/>
        </w:rPr>
        <w:t xml:space="preserve">react-router-dom v7 — retained.</w:t>
      </w:r>
    </w:p>
    <w:p>
      <w:pPr>
        <w:spacing w:after="0" w:before="200"/>
      </w:pPr>
    </w:p>
    <w:p>
      <w:pPr>
        <w:pStyle w:val="Heading2"/>
        <w:spacing w:after="80" w:before="320"/>
      </w:pPr>
      <w:r>
        <w:rPr>
          <w:rFonts w:ascii="Arial" w:cs="Arial" w:eastAsia="Arial" w:hAnsi="Arial"/>
          <w:b/>
          <w:bCs/>
          <w:color w:val="3B4FCD"/>
          <w:sz w:val="28"/>
          <w:szCs w:val="28"/>
        </w:rPr>
        <w:t xml:space="preserve">Security &amp; Privacy</w:t>
      </w:r>
    </w:p>
    <w:p>
      <w:pPr>
        <w:pStyle w:val="ListParagraph"/>
        <w:numPr>
          <w:ilvl w:val="0"/>
          <w:numId w:val="2"/>
        </w:numPr>
        <w:spacing w:after="80" w:before="0"/>
      </w:pPr>
      <w:r>
        <w:rPr>
          <w:rFonts w:ascii="Arial" w:cs="Arial" w:eastAsia="Arial" w:hAnsi="Arial"/>
          <w:color w:val="374151"/>
          <w:sz w:val="22"/>
          <w:szCs w:val="22"/>
        </w:rPr>
        <w:t xml:space="preserve">All Firestore reads/writes gated by Firebase Security Rules: users can only read/write documents belonging to their household.</w:t>
      </w:r>
    </w:p>
    <w:p>
      <w:pPr>
        <w:pStyle w:val="ListParagraph"/>
        <w:numPr>
          <w:ilvl w:val="0"/>
          <w:numId w:val="2"/>
        </w:numPr>
        <w:spacing w:after="80" w:before="0"/>
      </w:pPr>
      <w:r>
        <w:rPr>
          <w:rFonts w:ascii="Arial" w:cs="Arial" w:eastAsia="Arial" w:hAnsi="Arial"/>
          <w:color w:val="374151"/>
          <w:sz w:val="22"/>
          <w:szCs w:val="22"/>
        </w:rPr>
        <w:t xml:space="preserve">Caregiver access enforced server-side: a Cloud Function validates the caregiverAccess[] array before returning data.</w:t>
      </w:r>
    </w:p>
    <w:p>
      <w:pPr>
        <w:pStyle w:val="ListParagraph"/>
        <w:numPr>
          <w:ilvl w:val="0"/>
          <w:numId w:val="2"/>
        </w:numPr>
        <w:spacing w:after="80" w:before="0"/>
      </w:pPr>
      <w:r>
        <w:rPr>
          <w:rFonts w:ascii="Arial" w:cs="Arial" w:eastAsia="Arial" w:hAnsi="Arial"/>
          <w:color w:val="374151"/>
          <w:sz w:val="22"/>
          <w:szCs w:val="22"/>
        </w:rPr>
        <w:t xml:space="preserve">Gemini API key never exposed to the client. All AI calls proxied through a Cloud Function.</w:t>
      </w:r>
    </w:p>
    <w:p>
      <w:pPr>
        <w:pStyle w:val="ListParagraph"/>
        <w:numPr>
          <w:ilvl w:val="0"/>
          <w:numId w:val="2"/>
        </w:numPr>
        <w:spacing w:after="80" w:before="0"/>
      </w:pPr>
      <w:r>
        <w:rPr>
          <w:rFonts w:ascii="Arial" w:cs="Arial" w:eastAsia="Arial" w:hAnsi="Arial"/>
          <w:color w:val="374151"/>
          <w:sz w:val="22"/>
          <w:szCs w:val="22"/>
        </w:rPr>
        <w:t xml:space="preserve">Medicine data and dose logs are health data under India's DPDP Act 2023. Privacy policy must classify this as sensitive personal data, obtain explicit consent at signup, and provide deletion on request.</w:t>
      </w:r>
    </w:p>
    <w:p>
      <w:pPr>
        <w:pStyle w:val="ListParagraph"/>
        <w:numPr>
          <w:ilvl w:val="0"/>
          <w:numId w:val="2"/>
        </w:numPr>
        <w:spacing w:after="80" w:before="0"/>
      </w:pPr>
      <w:r>
        <w:rPr>
          <w:rFonts w:ascii="Arial" w:cs="Arial" w:eastAsia="Arial" w:hAnsi="Arial"/>
          <w:color w:val="374151"/>
          <w:sz w:val="22"/>
          <w:szCs w:val="22"/>
        </w:rPr>
        <w:t xml:space="preserve">No medicine data sold or shared with third parties including advertisers.</w:t>
      </w:r>
    </w:p>
    <w:p>
      <w:pPr>
        <w:pStyle w:val="ListParagraph"/>
        <w:numPr>
          <w:ilvl w:val="0"/>
          <w:numId w:val="2"/>
        </w:numPr>
        <w:spacing w:after="80" w:before="0"/>
      </w:pPr>
      <w:r>
        <w:rPr>
          <w:rFonts w:ascii="Arial" w:cs="Arial" w:eastAsia="Arial" w:hAnsi="Arial"/>
          <w:color w:val="374151"/>
          <w:sz w:val="22"/>
          <w:szCs w:val="22"/>
        </w:rPr>
        <w:t xml:space="preserve">Logs retained for 3 years for the user's own benefit (treatment history). Deleted on account deletion within 30 days.</w:t>
      </w:r>
    </w:p>
    <w:p>
      <w:pPr>
        <w:pStyle w:val="Heading2"/>
        <w:spacing w:after="80" w:before="320"/>
        <w:rPr>
          <w:ins w:id="100" w:author="Claude" w:date="2026-05-06T00:00:00Z"/>
        </w:rPr>
      </w:pPr>
      <w:ins w:id="101" w:author="Claude" w:date="2026-05-06T00:00:00Z">
        <w:r>
          <w:rPr>
            <w:rFonts w:ascii="Arial" w:cs="Arial" w:eastAsia="Arial" w:hAnsi="Arial"/>
            <w:b/>
            <w:bCs/>
            <w:color w:val="3B4FCD"/>
            <w:sz w:val="28"/>
            <w:szCs w:val="28"/>
          </w:rPr>
          <w:t xml:space="preserve">Non-Negotiable Architecture Rules</w:t>
        </w:r>
      </w:ins>
    </w:p>
    <w:p>
      <w:pPr>
        <w:spacing w:after="120" w:before="0"/>
        <w:rPr>
          <w:ins w:id="102" w:author="Claude" w:date="2026-05-06T00:00:00Z"/>
        </w:rPr>
      </w:pPr>
      <w:ins w:id="103" w:author="Claude" w:date="2026-05-06T00:00:00Z">
        <w:r>
          <w:rPr>
            <w:rFonts w:ascii="Arial" w:cs="Arial" w:eastAsia="Arial" w:hAnsi="Arial"/>
            <w:color w:val="374151"/>
            <w:sz w:val="22"/>
            <w:szCs w:val="22"/>
          </w:rPr>
          <w:t xml:space="preserve">The following rules are invariants enforced across the codebase. Any change that violates them must be raised as an explicit architecture decision before merge. They exist to prevent classes of bugs (double-counting, key leaks, race conditions) that have already cost engineering time to fix.</w:t>
        </w:r>
      </w:ins>
    </w:p>
    <w:p>
      <w:pPr>
        <w:pStyle w:val="ListParagraph"/>
        <w:numPr>
          <w:ilvl w:val="0"/>
          <w:numId w:val="3"/>
        </w:numPr>
        <w:spacing w:after="80" w:before="0"/>
        <w:rPr>
          <w:ins w:id="104" w:author="Claude" w:date="2026-05-06T00:00:00Z"/>
        </w:rPr>
      </w:pPr>
      <w:ins w:id="105" w:author="Claude" w:date="2026-05-06T00:00:00Z">
        <w:r>
          <w:rPr>
            <w:rFonts w:ascii="Arial" w:cs="Arial" w:eastAsia="Arial" w:hAnsi="Arial"/>
            <w:color w:val="374151"/>
            <w:sz w:val="22"/>
            <w:szCs w:val="22"/>
          </w:rPr>
          <w:t xml:space="preserve">No localStorage for any new feature. All persistence flows through Firestore via firestoreService.ts. localStorage remains permitted only as the offline cache that Firestore itself manages.</w:t>
        </w:r>
      </w:ins>
    </w:p>
    <w:p>
      <w:pPr>
        <w:pStyle w:val="ListParagraph"/>
        <w:numPr>
          <w:ilvl w:val="0"/>
          <w:numId w:val="3"/>
        </w:numPr>
        <w:spacing w:after="80" w:before="0"/>
        <w:rPr>
          <w:ins w:id="106" w:author="Claude" w:date="2026-05-06T00:00:00Z"/>
        </w:rPr>
      </w:pPr>
      <w:ins w:id="107" w:author="Claude" w:date="2026-05-06T00:00:00Z">
        <w:r>
          <w:rPr>
            <w:rFonts w:ascii="Arial" w:cs="Arial" w:eastAsia="Arial" w:hAnsi="Arial"/>
            <w:color w:val="374151"/>
            <w:sz w:val="22"/>
            <w:szCs w:val="22"/>
          </w:rPr>
          <w:t xml:space="preserve">No Gemini API calls from the client. All AI calls go through the geminiProxy Cloud Function. The GEMINI_API_KEY is held in Secret Manager and never appears in client bundles, environment files, or repository history.</w:t>
        </w:r>
      </w:ins>
    </w:p>
    <w:p>
      <w:pPr>
        <w:pStyle w:val="ListParagraph"/>
        <w:numPr>
          <w:ilvl w:val="0"/>
          <w:numId w:val="3"/>
        </w:numPr>
        <w:spacing w:after="80" w:before="0"/>
        <w:rPr>
          <w:ins w:id="108" w:author="Claude" w:date="2026-05-06T00:00:00Z"/>
        </w:rPr>
      </w:pPr>
      <w:ins w:id="109" w:author="Claude" w:date="2026-05-06T00:00:00Z">
        <w:r>
          <w:rPr>
            <w:rFonts w:ascii="Arial" w:cs="Arial" w:eastAsia="Arial" w:hAnsi="Arial"/>
            <w:color w:val="374151"/>
            <w:sz w:val="22"/>
            <w:szCs w:val="22"/>
          </w:rPr>
          <w:t xml:space="preserve">Dose logs are always written via set() with a deterministic ID built by buildSlotId() in paths.ts — never addDoc(). This is the offline-safe collision pattern from Section 12: same slot, same ID, last write wins, zero duplicates.</w:t>
        </w:r>
      </w:ins>
    </w:p>
    <w:p>
      <w:pPr>
        <w:pStyle w:val="ListParagraph"/>
        <w:numPr>
          <w:ilvl w:val="0"/>
          <w:numId w:val="3"/>
        </w:numPr>
        <w:spacing w:after="80" w:before="0"/>
        <w:rPr>
          <w:ins w:id="110" w:author="Claude" w:date="2026-05-06T00:00:00Z"/>
        </w:rPr>
      </w:pPr>
      <w:ins w:id="111" w:author="Claude" w:date="2026-05-06T00:00:00Z">
        <w:r>
          <w:rPr>
            <w:rFonts w:ascii="Arial" w:cs="Arial" w:eastAsia="Arial" w:hAnsi="Arial"/>
            <w:color w:val="374151"/>
            <w:sz w:val="22"/>
            <w:szCs w:val="22"/>
          </w:rPr>
          <w:t xml:space="preserve">A dose log write and the corresponding inventory debit happen in a single runTransaction(). Splitting them creates a window where the cabinet count and the log diverge if the second write fails.</w:t>
        </w:r>
      </w:ins>
    </w:p>
    <w:p>
      <w:pPr>
        <w:pStyle w:val="ListParagraph"/>
        <w:numPr>
          <w:ilvl w:val="0"/>
          <w:numId w:val="3"/>
        </w:numPr>
        <w:spacing w:after="80" w:before="0"/>
        <w:rPr>
          <w:ins w:id="112" w:author="Claude" w:date="2026-05-06T00:00:00Z"/>
        </w:rPr>
      </w:pPr>
      <w:ins w:id="113" w:author="Claude" w:date="2026-05-06T00:00:00Z">
        <w:r>
          <w:rPr>
            <w:rFonts w:ascii="Arial" w:cs="Arial" w:eastAsia="Arial" w:hAnsi="Arial"/>
            <w:color w:val="374151"/>
            <w:sz w:val="22"/>
            <w:szCs w:val="22"/>
          </w:rPr>
          <w:t xml:space="preserve">Audit fence: if a dose log’s scheduledAt timestamp is earlier than household.lastAuditAt, the log is written but the inventory debit is skipped. This prevents pre-audit corrections from re-debiting stock that the weekly audit already reconciled.</w:t>
        </w:r>
      </w:ins>
    </w:p>
    <w:p>
      <w:pPr>
        <w:pStyle w:val="ListParagraph"/>
        <w:numPr>
          <w:ilvl w:val="0"/>
          <w:numId w:val="3"/>
        </w:numPr>
        <w:spacing w:after="80" w:before="0"/>
        <w:rPr>
          <w:ins w:id="114" w:author="Claude" w:date="2026-05-06T00:00:00Z"/>
        </w:rPr>
      </w:pPr>
      <w:ins w:id="115" w:author="Claude" w:date="2026-05-06T00:00:00Z">
        <w:r>
          <w:rPr>
            <w:rFonts w:ascii="Arial" w:cs="Arial" w:eastAsia="Arial" w:hAnsi="Arial"/>
            <w:color w:val="374151"/>
            <w:sz w:val="22"/>
            <w:szCs w:val="22"/>
          </w:rPr>
          <w:t xml:space="preserve">Drug interaction checks (queryType: “drug_interaction”) are never rate-limited, even on the Free tier. Rate-limiting a safety check would create a tier where the product is less safe — that is not a tradeoff MediCab will make.</w:t>
        </w:r>
      </w:ins>
    </w:p>
    <w:p>
      <w:pPr>
        <w:pStyle w:val="ListParagraph"/>
        <w:numPr>
          <w:ilvl w:val="0"/>
          <w:numId w:val="3"/>
        </w:numPr>
        <w:spacing w:after="80" w:before="0"/>
        <w:rPr>
          <w:ins w:id="116" w:author="Claude" w:date="2026-05-06T00:00:00Z"/>
        </w:rPr>
      </w:pPr>
      <w:ins w:id="117" w:author="Claude" w:date="2026-05-06T00:00:00Z">
        <w:r>
          <w:rPr>
            <w:rFonts w:ascii="Arial" w:cs="Arial" w:eastAsia="Arial" w:hAnsi="Arial"/>
            <w:color w:val="374151"/>
            <w:sz w:val="22"/>
            <w:szCs w:val="22"/>
          </w:rPr>
          <w:t xml:space="preserve">todaySummary documents are written by Cloud Functions only. Clients read this collection but never write to it; security rules enforce this. The fan-out pattern keeps the dashboard read cost at one document per session.</w:t>
        </w:r>
      </w:ins>
    </w:p>
    <w:p>
      <w:pPr>
        <w:pStyle w:val="ListParagraph"/>
        <w:numPr>
          <w:ilvl w:val="0"/>
          <w:numId w:val="3"/>
        </w:numPr>
        <w:spacing w:after="80" w:before="0"/>
        <w:rPr>
          <w:ins w:id="118" w:author="Claude" w:date="2026-05-06T00:00:00Z"/>
        </w:rPr>
      </w:pPr>
      <w:ins w:id="119" w:author="Claude" w:date="2026-05-06T00:00:00Z">
        <w:r>
          <w:rPr>
            <w:rFonts w:ascii="Arial" w:cs="Arial" w:eastAsia="Arial" w:hAnsi="Arial"/>
            <w:color w:val="374151"/>
            <w:sz w:val="22"/>
            <w:szCs w:val="22"/>
          </w:rPr>
          <w:t xml:space="preserve">Caregiver JWT tokens are issued exclusively by the issueCaregiversToken Cloud Function and validated server-side on every read. The client cannot mint or extend a caregiver token.</w:t>
        </w:r>
      </w:ins>
    </w:p>
    <w:p>
      <w:pPr>
        <w:pStyle w:val="ListParagraph"/>
        <w:numPr>
          <w:ilvl w:val="0"/>
          <w:numId w:val="3"/>
        </w:numPr>
        <w:spacing w:after="80" w:before="0"/>
        <w:rPr>
          <w:ins w:id="120" w:author="Claude" w:date="2026-05-06T00:00:00Z"/>
        </w:rPr>
      </w:pPr>
      <w:ins w:id="121" w:author="Claude" w:date="2026-05-06T00:00:00Z">
        <w:r>
          <w:rPr>
            <w:rFonts w:ascii="Arial" w:cs="Arial" w:eastAsia="Arial" w:hAnsi="Arial"/>
            <w:color w:val="374151"/>
            <w:sz w:val="22"/>
            <w:szCs w:val="22"/>
          </w:rPr>
          <w:t xml:space="preserve">App Check is enforced on every callable Cloud Function before launch. Functions reject any request without a valid attestation token.</w:t>
        </w:r>
      </w:ins>
    </w:p>
    <w:p>
      <w:r>
        <w:br/>
      </w:r>
    </w:p>
    <w:p>
      <w:pPr>
        <w:pStyle w:val="Heading1"/>
        <w:spacing w:after="160" w:before="0"/>
      </w:pPr>
      <w:r>
        <w:rPr>
          <w:rFonts w:ascii="Arial" w:cs="Arial" w:eastAsia="Arial" w:hAnsi="Arial"/>
          <w:b/>
          <w:bCs/>
          <w:color w:val="3B4FCD"/>
          <w:sz w:val="36"/>
          <w:szCs w:val="36"/>
        </w:rPr>
        <w:t xml:space="preserve">8. Monetisation</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Pricing Model — Freemium + Household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600"/>
        <w:gridCol w:w="2400"/>
      </w:tblGrid>
      <w:tr>
        <w:tc>
          <w:tcPr>
            <w:tcW w:type="dxa" w:w="2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6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Includes</w:t>
            </w:r>
          </w:p>
        </w:tc>
        <w:tc>
          <w:tcPr>
            <w:tcW w:type="dxa" w:w="2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INR 0</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 user, 1 cabinet, up to 10 medicines, basic reminders, 3 AI queries/day</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Acute users; try before converting</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Family (monthly)</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INR 149/month</w:t>
            </w:r>
          </w:p>
        </w:tc>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Up to 6 members, unlimited cabinets, full AI, caregiver dashboard, WhatsApp fallback, PDF export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Primary target persona</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Family (annual)</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INR 1,199/year (33% off)</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Same as monthly Family. Annual plan incentivised with 2 free months.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Chronic users; reduces churn</w:t>
            </w:r>
          </w:p>
        </w:tc>
      </w:tr>
    </w:tbl>
    <w:p>
      <w:pPr>
        <w:spacing w:after="0" w:before="200"/>
      </w:pPr>
    </w:p>
    <w:p>
      <w:pPr>
        <w:pStyle w:val="Heading2"/>
        <w:spacing w:after="80" w:before="320"/>
      </w:pPr>
      <w:r>
        <w:rPr>
          <w:rFonts w:ascii="Arial" w:cs="Arial" w:eastAsia="Arial" w:hAnsi="Arial"/>
          <w:b/>
          <w:bCs/>
          <w:color w:val="3B4FCD"/>
          <w:sz w:val="28"/>
          <w:szCs w:val="28"/>
        </w:rPr>
        <w:t xml:space="preserve">Monetisation Guardrails</w:t>
      </w:r>
    </w:p>
    <w:p>
      <w:pPr>
        <w:pStyle w:val="ListParagraph"/>
        <w:numPr>
          <w:ilvl w:val="0"/>
          <w:numId w:val="2"/>
        </w:numPr>
        <w:spacing w:after="80" w:before="0"/>
      </w:pPr>
      <w:r>
        <w:rPr>
          <w:rFonts w:ascii="Arial" w:cs="Arial" w:eastAsia="Arial" w:hAnsi="Arial"/>
          <w:color w:val="374151"/>
          <w:sz w:val="22"/>
          <w:szCs w:val="22"/>
        </w:rPr>
        <w:t xml:space="preserve">No advertising of any kind in any tier. Medicine data is not monetised.</w:t>
      </w:r>
    </w:p>
    <w:p>
      <w:pPr>
        <w:pStyle w:val="ListParagraph"/>
        <w:numPr>
          <w:ilvl w:val="0"/>
          <w:numId w:val="2"/>
        </w:numPr>
        <w:spacing w:after="80" w:before="0"/>
      </w:pPr>
      <w:r>
        <w:rPr>
          <w:rFonts w:ascii="Arial" w:cs="Arial" w:eastAsia="Arial" w:hAnsi="Arial"/>
          <w:color w:val="374151"/>
          <w:sz w:val="22"/>
          <w:szCs w:val="22"/>
        </w:rPr>
        <w:t xml:space="preserve">No pharmacy referral fees that could bias AI recommendations.</w:t>
      </w:r>
    </w:p>
    <w:p>
      <w:pPr>
        <w:pStyle w:val="ListParagraph"/>
        <w:numPr>
          <w:ilvl w:val="0"/>
          <w:numId w:val="2"/>
        </w:numPr>
        <w:spacing w:after="80" w:before="0"/>
      </w:pPr>
      <w:r>
        <w:rPr>
          <w:rFonts w:ascii="Arial" w:cs="Arial" w:eastAsia="Arial" w:hAnsi="Arial"/>
          <w:color w:val="374151"/>
          <w:sz w:val="22"/>
          <w:szCs w:val="22"/>
        </w:rPr>
        <w:t xml:space="preserve">Caregiver dashboard is a Family feature — it is the primary conversion lever from Free to paid.</w:t>
      </w:r>
    </w:p>
    <w:p>
      <w:pPr>
        <w:pStyle w:val="ListParagraph"/>
        <w:numPr>
          <w:ilvl w:val="0"/>
          <w:numId w:val="2"/>
        </w:numPr>
        <w:spacing w:after="80" w:before="0"/>
      </w:pPr>
      <w:r>
        <w:rPr>
          <w:rFonts w:ascii="Arial" w:cs="Arial" w:eastAsia="Arial" w:hAnsi="Arial"/>
          <w:color w:val="374151"/>
          <w:sz w:val="22"/>
          <w:szCs w:val="22"/>
        </w:rPr>
        <w:t xml:space="preserve">Annual plan conversion is incentivised via in-app prompt at month 3 of monthly subscription.</w:t>
      </w:r>
    </w:p>
    <w:p>
      <w:pPr>
        <w:spacing w:after="0" w:before="120"/>
      </w:pPr>
    </w:p>
    <w:p>
      <w:pPr>
        <w:pStyle w:val="Heading1"/>
        <w:spacing w:after="160" w:before="0"/>
      </w:pPr>
      <w:r>
        <w:rPr>
          <w:rFonts w:ascii="Arial" w:cs="Arial" w:eastAsia="Arial" w:hAnsi="Arial"/>
          <w:b/>
          <w:bCs/>
          <w:color w:val="3B4FCD"/>
          <w:sz w:val="36"/>
          <w:szCs w:val="36"/>
        </w:rPr>
        <w:t xml:space="preserve">9. Go-to-Market Strategy</w:t>
      </w:r>
    </w:p>
    <w:p>
      <w:pPr>
        <w:pBdr>
          <w:bottom w:val="single" w:color="3B4FCD" w:sz="6" w:space="1"/>
        </w:pBdr>
        <w:spacing w:after="160" w:before="0"/>
      </w:pPr>
    </w:p>
    <w:p>
      <w:pPr>
        <w:pStyle w:val="Heading2"/>
        <w:spacing w:after="80" w:before="320"/>
      </w:pPr>
      <w:r>
        <w:rPr>
          <w:rFonts w:ascii="Arial" w:cs="Arial" w:eastAsia="Arial" w:hAnsi="Arial"/>
          <w:b/>
          <w:bCs/>
          <w:color w:val="3B4FCD"/>
          <w:sz w:val="28"/>
          <w:szCs w:val="28"/>
        </w:rPr>
        <w:t xml:space="preserve">Phase 1 — Closed Beta (Months 1–2)</w:t>
      </w:r>
    </w:p>
    <w:p>
      <w:pPr>
        <w:pStyle w:val="ListParagraph"/>
        <w:numPr>
          <w:ilvl w:val="0"/>
          <w:numId w:val="2"/>
        </w:numPr>
        <w:spacing w:after="80" w:before="0"/>
      </w:pPr>
      <w:r>
        <w:rPr>
          <w:rFonts w:ascii="Arial" w:cs="Arial" w:eastAsia="Arial" w:hAnsi="Arial"/>
          <w:color w:val="374151"/>
          <w:sz w:val="22"/>
          <w:szCs w:val="22"/>
        </w:rPr>
        <w:t xml:space="preserve">Recruit 100 households manually via founder network. Target: 2+ chronic patients per household.</w:t>
      </w:r>
    </w:p>
    <w:p>
      <w:pPr>
        <w:pStyle w:val="ListParagraph"/>
        <w:numPr>
          <w:ilvl w:val="0"/>
          <w:numId w:val="2"/>
        </w:numPr>
        <w:spacing w:after="80" w:before="0"/>
      </w:pPr>
      <w:r>
        <w:rPr>
          <w:rFonts w:ascii="Arial" w:cs="Arial" w:eastAsia="Arial" w:hAnsi="Arial"/>
          <w:color w:val="374151"/>
          <w:sz w:val="22"/>
          <w:szCs w:val="22"/>
        </w:rPr>
        <w:t xml:space="preserve">Weekly user interviews. Ship fixes within 48 hours.</w:t>
      </w:r>
    </w:p>
    <w:p>
      <w:pPr>
        <w:pStyle w:val="ListParagraph"/>
        <w:numPr>
          <w:ilvl w:val="0"/>
          <w:numId w:val="2"/>
        </w:numPr>
        <w:spacing w:after="80" w:before="0"/>
      </w:pPr>
      <w:r>
        <w:rPr>
          <w:rFonts w:ascii="Arial" w:cs="Arial" w:eastAsia="Arial" w:hAnsi="Arial"/>
          <w:color w:val="374151"/>
          <w:sz w:val="22"/>
          <w:szCs w:val="22"/>
        </w:rPr>
        <w:t xml:space="preserve">Measure: 7-day retention, dose logging frequency, AI queries per session.</w:t>
      </w:r>
    </w:p>
    <w:p>
      <w:pPr>
        <w:pStyle w:val="ListParagraph"/>
        <w:numPr>
          <w:ilvl w:val="0"/>
          <w:numId w:val="2"/>
        </w:numPr>
        <w:spacing w:after="80" w:before="0"/>
      </w:pPr>
      <w:r>
        <w:rPr>
          <w:rFonts w:ascii="Arial" w:cs="Arial" w:eastAsia="Arial" w:hAnsi="Arial"/>
          <w:color w:val="374151"/>
          <w:sz w:val="22"/>
          <w:szCs w:val="22"/>
        </w:rPr>
        <w:t xml:space="preserve">Success gate: &gt;40% 7-day retention before Phase 2.</w:t>
      </w:r>
    </w:p>
    <w:p>
      <w:pPr>
        <w:spacing w:after="0" w:before="80"/>
      </w:pPr>
    </w:p>
    <w:p>
      <w:pPr>
        <w:pStyle w:val="Heading2"/>
        <w:spacing w:after="80" w:before="320"/>
      </w:pPr>
      <w:r>
        <w:rPr>
          <w:rFonts w:ascii="Arial" w:cs="Arial" w:eastAsia="Arial" w:hAnsi="Arial"/>
          <w:b/>
          <w:bCs/>
          <w:color w:val="3B4FCD"/>
          <w:sz w:val="28"/>
          <w:szCs w:val="28"/>
        </w:rPr>
        <w:t xml:space="preserve">Phase 2 — Organic + Community (Months 3–6)</w:t>
      </w:r>
    </w:p>
    <w:p>
      <w:pPr>
        <w:pStyle w:val="ListParagraph"/>
        <w:numPr>
          <w:ilvl w:val="0"/>
          <w:numId w:val="2"/>
        </w:numPr>
        <w:spacing w:after="80" w:before="0"/>
      </w:pPr>
      <w:r>
        <w:rPr>
          <w:rFonts w:ascii="Arial" w:cs="Arial" w:eastAsia="Arial" w:hAnsi="Arial"/>
          <w:color w:val="374151"/>
          <w:sz w:val="22"/>
          <w:szCs w:val="22"/>
        </w:rPr>
        <w:t xml:space="preserve">WhatsApp community seeding: post in diabetes/hypertension patient communities, caregiver communities.</w:t>
      </w:r>
    </w:p>
    <w:p>
      <w:pPr>
        <w:pStyle w:val="ListParagraph"/>
        <w:numPr>
          <w:ilvl w:val="0"/>
          <w:numId w:val="2"/>
        </w:numPr>
        <w:spacing w:after="80" w:before="0"/>
      </w:pPr>
      <w:r>
        <w:rPr>
          <w:rFonts w:ascii="Arial" w:cs="Arial" w:eastAsia="Arial" w:hAnsi="Arial"/>
          <w:color w:val="374151"/>
          <w:sz w:val="22"/>
          <w:szCs w:val="22"/>
        </w:rPr>
        <w:t xml:space="preserve">Doctor referral programme: partner with 50 GPs and diabetologists in Bengaluru and Mumbai. Offer them a free Family plan. Doctors recommend MediCab to chronic patients to improve adherence.</w:t>
      </w:r>
    </w:p>
    <w:p>
      <w:pPr>
        <w:pStyle w:val="ListParagraph"/>
        <w:numPr>
          <w:ilvl w:val="0"/>
          <w:numId w:val="2"/>
        </w:numPr>
        <w:spacing w:after="80" w:before="0"/>
      </w:pPr>
      <w:r>
        <w:rPr>
          <w:rFonts w:ascii="Arial" w:cs="Arial" w:eastAsia="Arial" w:hAnsi="Arial"/>
          <w:color w:val="374151"/>
          <w:sz w:val="22"/>
          <w:szCs w:val="22"/>
        </w:rPr>
        <w:t xml:space="preserve">Content: "Is your parent taking their medicine?" — SEO + social content targeting the Priya persona.</w:t>
      </w:r>
    </w:p>
    <w:p>
      <w:pPr>
        <w:pStyle w:val="ListParagraph"/>
        <w:numPr>
          <w:ilvl w:val="0"/>
          <w:numId w:val="2"/>
        </w:numPr>
        <w:spacing w:after="80" w:before="0"/>
      </w:pPr>
      <w:r>
        <w:rPr>
          <w:rFonts w:ascii="Arial" w:cs="Arial" w:eastAsia="Arial" w:hAnsi="Arial"/>
          <w:color w:val="374151"/>
          <w:sz w:val="22"/>
          <w:szCs w:val="22"/>
        </w:rPr>
        <w:t xml:space="preserve">App Store optimisation: Hindi, Kannada, Tamil, Telugu keywords.</w:t>
      </w:r>
    </w:p>
    <w:p>
      <w:pPr>
        <w:spacing w:after="0" w:before="80"/>
      </w:pPr>
    </w:p>
    <w:p>
      <w:pPr>
        <w:pStyle w:val="Heading2"/>
        <w:spacing w:after="80" w:before="320"/>
      </w:pPr>
      <w:r>
        <w:rPr>
          <w:rFonts w:ascii="Arial" w:cs="Arial" w:eastAsia="Arial" w:hAnsi="Arial"/>
          <w:b/>
          <w:bCs/>
          <w:color w:val="3B4FCD"/>
          <w:sz w:val="28"/>
          <w:szCs w:val="28"/>
        </w:rPr>
        <w:t xml:space="preserve">Phase 3 — B2B Bridge (Month 6+)</w:t>
      </w:r>
    </w:p>
    <w:p>
      <w:pPr>
        <w:pStyle w:val="ListParagraph"/>
        <w:numPr>
          <w:ilvl w:val="0"/>
          <w:numId w:val="2"/>
        </w:numPr>
        <w:spacing w:after="80" w:before="0"/>
      </w:pPr>
      <w:r>
        <w:rPr>
          <w:rFonts w:ascii="Arial" w:cs="Arial" w:eastAsia="Arial" w:hAnsi="Arial"/>
          <w:color w:val="374151"/>
          <w:sz w:val="22"/>
          <w:szCs w:val="22"/>
        </w:rPr>
        <w:t xml:space="preserve">Approach health insurance companies (Star Health, Niva Bupa) with anonymised adherence data to demonstrate value. Potential for insurer-subsidised household plans for chronic patients.</w:t>
      </w:r>
    </w:p>
    <w:p>
      <w:pPr>
        <w:pStyle w:val="ListParagraph"/>
        <w:numPr>
          <w:ilvl w:val="0"/>
          <w:numId w:val="2"/>
        </w:numPr>
        <w:spacing w:after="80" w:before="0"/>
      </w:pPr>
      <w:r>
        <w:rPr>
          <w:rFonts w:ascii="Arial" w:cs="Arial" w:eastAsia="Arial" w:hAnsi="Arial"/>
          <w:color w:val="374151"/>
          <w:sz w:val="22"/>
          <w:szCs w:val="22"/>
        </w:rPr>
        <w:t xml:space="preserve">Approach corporate HR teams for employee + family coverage as a wellness benefit.</w:t>
      </w:r>
    </w:p>
    <w:p>
      <w:pPr>
        <w:pStyle w:val="ListParagraph"/>
        <w:numPr>
          <w:ilvl w:val="0"/>
          <w:numId w:val="2"/>
        </w:numPr>
        <w:spacing w:after="80" w:before="0"/>
      </w:pPr>
      <w:r>
        <w:rPr>
          <w:rFonts w:ascii="Arial" w:cs="Arial" w:eastAsia="Arial" w:hAnsi="Arial"/>
          <w:color w:val="374151"/>
          <w:sz w:val="22"/>
          <w:szCs w:val="22"/>
        </w:rPr>
        <w:t xml:space="preserve">Pricing for B2B: INR 99/employee/month billed to employer.</w:t>
      </w:r>
    </w:p>
    <w:p>
      <w:r>
        <w:br/>
      </w:r>
    </w:p>
    <w:p>
      <w:pPr>
        <w:pStyle w:val="Heading1"/>
        <w:spacing w:after="160" w:before="0"/>
      </w:pPr>
      <w:r>
        <w:rPr>
          <w:rFonts w:ascii="Arial" w:cs="Arial" w:eastAsia="Arial" w:hAnsi="Arial"/>
          <w:b/>
          <w:bCs/>
          <w:color w:val="3B4FCD"/>
          <w:sz w:val="36"/>
          <w:szCs w:val="36"/>
        </w:rPr>
        <w:t xml:space="preserve">10. Release Roadmap</w:t>
      </w:r>
    </w:p>
    <w:p>
      <w:pPr>
        <w:pBdr>
          <w:bottom w:val="single" w:color="3B4FCD"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6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v0.5</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Weeks 1–3</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Firebase Auth + Firestore replacing localStorage. Household sync working across two devices. Indian medicine DB seeded (top 500). Gemini API key moved to Cloud Function proxy. DPDP-compliant privacy policy + consent screen.</w:t>
            </w:r>
            <w:ins w:id="200" w:author="Claude" w:date="2026-05-06T00:00:00Z">
              <w:r>
                <w:rPr>
                  <w:rFonts w:ascii="Arial" w:cs="Arial" w:eastAsia="Arial" w:hAnsi="Arial"/>
                  <w:b/>
                  <w:bCs/>
                  <w:color w:val="639922"/>
                  <w:sz w:val="20"/>
                  <w:szCs w:val="20"/>
                </w:rPr>
                <w:t xml:space="preserve"> [Status May 2026: Auth, Firestore, household sync — DONE. Medicine DB at 131/500 (MC-011 open). Gemini proxy in flight (MC-004 active). DPDP consent screen + deletion not yet built (MC-017 open).]</w:t>
              </w:r>
            </w:ins>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v1.0
Beta</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Weeks 4–7</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Push notifications (FCM) for dose reminders. WhatsApp fallback for missed doses. Caregiver dashboard (read-only PWA). Barcode scanner for medicine add. Expiry date photo extraction (Gemini Vision). AI disclaimer + guardrails on SymptomChecker. Member invite flow via link/QR.</w:t>
            </w:r>
            <w:ins w:id="201" w:author="Claude" w:date="2026-05-06T00:00:00Z">
              <w:r>
                <w:rPr>
                  <w:rFonts w:ascii="Arial" w:cs="Arial" w:eastAsia="Arial" w:hAnsi="Arial"/>
                  <w:b/>
                  <w:bCs/>
                  <w:color w:val="639922"/>
                  <w:sz w:val="20"/>
                  <w:szCs w:val="20"/>
                </w:rPr>
                <w:t xml:space="preserve"> [Status May 2026: FCM push DONE (MC-006), missed-dose detection DONE (MC-007), member invite DONE. WhatsApp fallback open (MC-009). Caregiver PWA open (MC-019). Barcode scanner UI placeholder only (MC-012). Drug interaction check open (MC-013). Cabinet Query &amp; safety guardrails — MC-004 active.]</w:t>
              </w:r>
            </w:ins>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v1.1
Launch</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Weeks 8–10</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Drug interaction checker on cabinet add. Depletion forecast on dashboard. Treatment Summary PDF export. Hindi localisation. App Store + Play Store submission. Freemium paywall (Razorpay or RevenueCat).</w:t>
            </w:r>
            <w:ins w:id="202" w:author="Claude" w:date="2026-05-06T00:00:00Z">
              <w:r>
                <w:rPr>
                  <w:rFonts w:ascii="Arial" w:cs="Arial" w:eastAsia="Arial" w:hAnsi="Arial"/>
                  <w:b/>
                  <w:bCs/>
                  <w:color w:val="EF9F27"/>
                  <w:sz w:val="20"/>
                  <w:szCs w:val="20"/>
                </w:rPr>
                <w:t xml:space="preserve"> [Status May 2026: All items still open. Drug interaction (MC-013), PDF export (MC-015), Hindi (MC-018), paywall (MC-016). Adherence bars and OOS highlighting on Treatments screen are shipped — formal depletion forecast not yet.]</w:t>
              </w:r>
            </w:ins>
          </w:p>
        </w:tc>
      </w:tr>
      <w:tr>
        <w:tc>
          <w:tcPr>
            <w:tcW w:type="dxa" w:w="1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v1.2</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Months 3–4</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Kannada, Tamil, Telugu localisation. Annual plan pricing. Doctor referral programme backend. Pharmacy deep-link integration (PharmEasy/Netmeds). Voice input for Cabinet Query.</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v2.0</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Month 6+</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B2B dashboard for insurers and corporates. ABHA record linking (optional for users who want to share data with their doctor). Wearable integration (blood glucose, BP readings auto-logged). Predictive adherence alerts (Gemini predicts likelihood of a missed dose before it happens).</w:t>
            </w:r>
          </w:p>
        </w:tc>
      </w:tr>
    </w:tbl>
    <w:p>
      <w:r>
        <w:br/>
      </w:r>
    </w:p>
    <w:p>
      <w:pPr>
        <w:pStyle w:val="Heading1"/>
        <w:spacing w:after="160" w:before="0"/>
      </w:pPr>
      <w:r>
        <w:rPr>
          <w:rFonts w:ascii="Arial" w:cs="Arial" w:eastAsia="Arial" w:hAnsi="Arial"/>
          <w:b/>
          <w:bCs/>
          <w:color w:val="3B4FCD"/>
          <w:sz w:val="36"/>
          <w:szCs w:val="36"/>
        </w:rPr>
        <w:t xml:space="preserve">11. Risks &amp; Mitigations</w:t>
      </w:r>
    </w:p>
    <w:p>
      <w:pPr>
        <w:pBdr>
          <w:bottom w:val="single" w:color="3B4FCD"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360"/>
        <w:gridCol w:w="3000"/>
      </w:tblGrid>
      <w:tr>
        <w:tc>
          <w:tcPr>
            <w:tcW w:type="dxa" w:w="26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4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236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3000"/>
            <w:tcBorders>
              <w:top w:val="single" w:color="D1D5DB" w:sz="1"/>
              <w:left w:val="single" w:color="D1D5DB" w:sz="1"/>
              <w:bottom w:val="single" w:color="D1D5DB" w:sz="1"/>
              <w:right w:val="single" w:color="D1D5DB"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 gives incorrect medical guidance; user is harmed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85A30"/>
                <w:sz w:val="20"/>
                <w:szCs w:val="20"/>
              </w:rPr>
              <w:t xml:space="preserve">Critical</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 (with guardrails)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Conservative prompts, mandatory disclaimers, audit logs, "seek emergency care" triggers for red-flag symptoms.</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 churn after acute treatment ends</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BA7517"/>
                <w:sz w:val="20"/>
                <w:szCs w:val="20"/>
              </w:rPr>
              <w:t xml:space="preserve">High</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Target chronic-first users. Convert acute users via expiry tracker and caregiver view before course ends.</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Medisafe or competitor copies household inventory feature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 (6–12 months)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Move fast, build community, build proprietary Indian medicine DB. Distribution moat &gt; feature moat.</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DPDP Act compliance failure</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BA7517"/>
                <w:sz w:val="20"/>
                <w:szCs w:val="20"/>
              </w:rPr>
              <w:t xml:space="preserve">High</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Legal review before launch. Explicit consent, data deletion flow, no third-party data sharing.</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WhatsApp Business API approval delayed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Start application immediately. SMS fallback (MSG91) as interim. Push alone sufficient for urban users.</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Elderly users cannot onboard without help</w:t>
            </w:r>
          </w:p>
        </w:tc>
        <w:tc>
          <w:tcPr>
            <w:tcW w:type="dxa" w:w="1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Medium</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High</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374151"/>
                <w:sz w:val="20"/>
                <w:szCs w:val="20"/>
              </w:rPr>
              <w:t xml:space="preserve">Onboarding flow designed for the Admin (Priya) to set up the elderly member's profile on their behalf. Elderly user only needs to confirm doses.</w:t>
            </w:r>
          </w:p>
        </w:tc>
      </w:tr>
    </w:tbl>
    <w:p>
      <w:r>
        <w:br/>
      </w:r>
    </w:p>
    <w:p>
      <w:pPr>
        <w:pStyle w:val="Heading1"/>
        <w:spacing w:after="160" w:before="0"/>
      </w:pPr>
      <w:r>
        <w:rPr>
          <w:rFonts w:ascii="Arial" w:cs="Arial" w:eastAsia="Arial" w:hAnsi="Arial"/>
          <w:b/>
          <w:bCs/>
          <w:color w:val="3B4FCD"/>
          <w:sz w:val="36"/>
          <w:szCs w:val="36"/>
        </w:rPr>
        <w:t xml:space="preserve">12. Open Questions</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The following decisions are deferred pending user research, legal review, or market validation:</w:t>
      </w:r>
    </w:p>
    <w:p>
      <w:pPr>
        <w:spacing w:after="0" w:before="80"/>
      </w:pPr>
    </w:p>
    <w:p>
      <w:pPr>
        <w:pStyle w:val="ListParagraph"/>
        <w:numPr>
          <w:ilvl w:val="0"/>
          <w:numId w:val="3"/>
        </w:numPr>
        <w:spacing w:after="100" w:before="0"/>
      </w:pPr>
      <w:r>
        <w:rPr>
          <w:rFonts w:ascii="Arial" w:cs="Arial" w:eastAsia="Arial" w:hAnsi="Arial"/>
          <w:b/>
          <w:bCs/>
          <w:color w:val="374151"/>
          <w:sz w:val="22"/>
          <w:szCs w:val="22"/>
        </w:rPr>
        <w:t xml:space="preserve">WhatsApp vs. SMS as fallback channel: </w:t>
      </w:r>
      <w:r>
        <w:rPr>
          <w:rFonts w:ascii="Arial" w:cs="Arial" w:eastAsia="Arial" w:hAnsi="Arial"/>
          <w:color w:val="374151"/>
          <w:sz w:val="22"/>
          <w:szCs w:val="22"/>
        </w:rPr>
        <w:t xml:space="preserve">WhatsApp has higher open rates but requires BSP approval and template pre-approval. SMS is immediate but has lower engagement. Decision pending BSP onboarding timeline.</w:t>
      </w:r>
    </w:p>
    <w:p>
      <w:pPr>
        <w:pStyle w:val="ListParagraph"/>
        <w:numPr>
          <w:ilvl w:val="0"/>
          <w:numId w:val="3"/>
        </w:numPr>
        <w:spacing w:after="100" w:before="0"/>
      </w:pPr>
      <w:r>
        <w:rPr>
          <w:rFonts w:ascii="Arial" w:cs="Arial" w:eastAsia="Arial" w:hAnsi="Arial"/>
          <w:b/>
          <w:bCs/>
          <w:color w:val="374151"/>
          <w:sz w:val="22"/>
          <w:szCs w:val="22"/>
        </w:rPr>
        <w:t xml:space="preserve">Barcode DB source: </w:t>
      </w:r>
      <w:r>
        <w:rPr>
          <w:rFonts w:ascii="Arial" w:cs="Arial" w:eastAsia="Arial" w:hAnsi="Arial"/>
          <w:color w:val="374151"/>
          <w:sz w:val="22"/>
          <w:szCs w:val="22"/>
        </w:rPr>
        <w:t xml:space="preserve">RESOLVED. Strategy: MediCab will crowd-source its own barcode DB rather than waiting for a third-party partner. Every time a user adds a medicine manually, MediCab prompts: “Help the community — snap the barcode on the box.” The barcode image + manual entry data is stored in Cloud Storage and linked to the masterDb entry. A Cloud Function processes new barcode submissions and validates them against existing entries. After three independent user submissions matching the same barcode, the entry is marked verified and available to all users. This strategy (a) requires zero partner negotiation, (b) builds a proprietary DB that grows with the user base, (c) creates a genuine community contribution loop, and (d) starts delivering value from the first month. Partnership with 1mg or PharmEasy can be explored in v2.0 to accelerate coverage.</w:t>
      </w:r>
    </w:p>
    <w:p>
      <w:pPr>
        <w:pStyle w:val="ListParagraph"/>
        <w:numPr>
          <w:ilvl w:val="0"/>
          <w:numId w:val="3"/>
        </w:numPr>
        <w:spacing w:after="100" w:before="0"/>
      </w:pPr>
      <w:r>
        <w:rPr>
          <w:rFonts w:ascii="Arial" w:cs="Arial" w:eastAsia="Arial" w:hAnsi="Arial"/>
          <w:b/>
          <w:bCs/>
          <w:color w:val="374151"/>
          <w:sz w:val="22"/>
          <w:szCs w:val="22"/>
        </w:rPr>
        <w:t xml:space="preserve">ABHA linking in v1: </w:t>
      </w:r>
      <w:r>
        <w:rPr>
          <w:rFonts w:ascii="Arial" w:cs="Arial" w:eastAsia="Arial" w:hAnsi="Arial"/>
          <w:color w:val="374151"/>
          <w:sz w:val="22"/>
          <w:szCs w:val="22"/>
        </w:rPr>
        <w:t xml:space="preserve">ABHA linkage is a strong long-term differentiator (dose logs shared with ABDM-linked doctors) but adds compliance complexity. Deferred to v2.0 to avoid launch delay. Revisit after 1,000 active households.</w:t>
      </w:r>
    </w:p>
    <w:p>
      <w:pPr>
        <w:pStyle w:val="ListParagraph"/>
        <w:numPr>
          <w:ilvl w:val="0"/>
          <w:numId w:val="3"/>
        </w:numPr>
        <w:spacing w:after="100" w:before="0"/>
      </w:pPr>
      <w:r>
        <w:rPr>
          <w:rFonts w:ascii="Arial" w:cs="Arial" w:eastAsia="Arial" w:hAnsi="Arial"/>
          <w:b/>
          <w:bCs/>
          <w:color w:val="374151"/>
          <w:sz w:val="22"/>
          <w:szCs w:val="22"/>
        </w:rPr>
        <w:t xml:space="preserve">Gemini model version: </w:t>
      </w:r>
      <w:r>
        <w:rPr>
          <w:rFonts w:ascii="Arial" w:cs="Arial" w:eastAsia="Arial" w:hAnsi="Arial"/>
          <w:color w:val="374151"/>
          <w:sz w:val="22"/>
          <w:szCs w:val="22"/>
        </w:rPr>
        <w:t xml:space="preserve">Current code uses @google/genai against Gemini. For production, evaluate Gemini 1.5 Flash (faster, cheaper) vs. Gemini 1.5 Pro (better safety reasoning) for SymptomChecker. Cost per query must be modelled against free-tier usage limits.</w:t>
      </w:r>
      <w:ins w:id="203" w:author="Claude" w:date="2026-05-06T00:00:00Z">
        <w:r>
          <w:rPr>
            <w:rFonts w:ascii="Arial" w:cs="Arial" w:eastAsia="Arial" w:hAnsi="Arial"/>
            <w:b/>
            <w:bCs/>
            <w:color w:val="639922"/>
            <w:sz w:val="22"/>
            <w:szCs w:val="22"/>
          </w:rPr>
          <w:t xml:space="preserve"> RESOLVED (May 2026):</w:t>
        </w:r>
        <w:r>
          <w:rPr>
            <w:rFonts w:ascii="Arial" w:cs="Arial" w:eastAsia="Arial" w:hAnsi="Arial"/>
            <w:color w:val="374151"/>
            <w:sz w:val="22"/>
            <w:szCs w:val="22"/>
          </w:rPr>
          <w:t xml:space="preserve"> Gemini 1.5 Flash selected for v1.0 launch. Cabinet Query is information retrieval against a constrained cabinet, not open-ended diagnostic reasoning, so Flash’s capability is sufficient and the cost-per-query difference materially improves Free-tier economics. Re-evaluate against Gemini 1.5 Pro at 5,000 active households or if safety-eval failures exceed 0.5%.</w:t>
        </w:r>
      </w:ins>
    </w:p>
    <w:p>
      <w:pPr>
        <w:pStyle w:val="ListParagraph"/>
        <w:numPr>
          <w:ilvl w:val="0"/>
          <w:numId w:val="3"/>
        </w:numPr>
        <w:spacing w:after="100" w:before="0"/>
      </w:pPr>
      <w:r>
        <w:rPr>
          <w:rFonts w:ascii="Arial" w:cs="Arial" w:eastAsia="Arial" w:hAnsi="Arial"/>
          <w:b/>
          <w:bCs/>
          <w:color w:val="374151"/>
          <w:sz w:val="22"/>
          <w:szCs w:val="22"/>
        </w:rPr>
        <w:t xml:space="preserve">Offline-first scope: </w:t>
      </w:r>
      <w:r>
        <w:rPr>
          <w:rFonts w:ascii="Arial" w:cs="Arial" w:eastAsia="Arial" w:hAnsi="Arial"/>
          <w:color w:val="374151"/>
          <w:sz w:val="22"/>
          <w:szCs w:val="22"/>
        </w:rPr>
        <w:t xml:space="preserve">RESOLVED via idempotent dose slot IDs. The Firestore last-write-wins default is a double-counting risk when two people log the same dose offline. The fix: each dose slot gets a globally unique, deterministic document ID constructed as: {treatmentId}-{regimenId}-{patientId}-{YYYY-MM-DD}-{slotTime} — e.g., “t1-reg-bp-m1-2026-04-29-08:00”. Because the document ID is fixed for a given slot, concurrent offline writes to the same slot simply overwrite each other in Firestore. The last write wins, but crucially: there is no duplication. Inventory is debited exactly once per slot ID (enforced by a Firestore transaction on the set() call, not an add() call). The reconciliation audit (Weekly Inventory Audit, F5) catches any residual drift. This design must be implemented in v0.5 before Firestore goes live, as retrofitting it later would require a data migration.</w:t>
      </w:r>
    </w:p>
    <w:p>
      <w:pPr>
        <w:spacing w:after="0" w:before="400"/>
      </w:pPr>
    </w:p>
    <w:p>
      <w:r>
        <w:br w:type="page"/>
      </w:r>
    </w:p>
    <w:p>
      <w:pPr>
        <w:pStyle w:val="Heading1"/>
        <w:spacing w:after="160" w:before="0"/>
      </w:pPr>
      <w:r>
        <w:rPr>
          <w:rFonts w:ascii="Arial" w:cs="Arial" w:eastAsia="Arial" w:hAnsi="Arial"/>
          <w:b/>
          <w:bCs/>
          <w:color w:val="3B4FCD"/>
          <w:sz w:val="36"/>
          <w:szCs w:val="36"/>
        </w:rPr>
        <w:t xml:space="preserve">13. Household Resilience &amp; Admin Recovery</w:t>
      </w:r>
    </w:p>
    <w:p>
      <w:pPr>
        <w:pBdr>
          <w:bottom w:val="single" w:color="3B4FCD" w:sz="6" w:space="1"/>
        </w:pBdr>
        <w:spacing w:after="160" w:before="0"/>
      </w:pPr>
    </w:p>
    <w:p>
      <w:pPr>
        <w:spacing w:after="120" w:before="0"/>
      </w:pPr>
      <w:r>
        <w:rPr>
          <w:rFonts w:ascii="Arial" w:cs="Arial" w:eastAsia="Arial" w:hAnsi="Arial"/>
          <w:color w:val="374151"/>
          <w:sz w:val="22"/>
          <w:szCs w:val="22"/>
        </w:rPr>
        <w:t xml:space="preserve">A household medication system where a single person controls all access is a health-critical single point of failure. If Priya falls sick, travels, or is permanently unavailable, Rajan's treatment management must not stop. This section defines the resilience model that prevents any one person from being an unrecoverable bottleneck.</w:t>
      </w:r>
    </w:p>
    <w:p>
      <w:pPr>
        <w:spacing w:after="0" w:before="100"/>
      </w:pPr>
    </w:p>
    <w:p>
      <w:pPr>
        <w:pStyle w:val="Heading2"/>
        <w:spacing w:after="80" w:before="320"/>
      </w:pPr>
      <w:r>
        <w:rPr>
          <w:rFonts w:ascii="Arial" w:cs="Arial" w:eastAsia="Arial" w:hAnsi="Arial"/>
          <w:b/>
          <w:bCs/>
          <w:color w:val="3B4FCD"/>
          <w:sz w:val="28"/>
          <w:szCs w:val="28"/>
        </w:rPr>
        <w:t xml:space="preserve">13.1 The Problem — Single Admin Dependency</w:t>
      </w:r>
    </w:p>
    <w:p>
      <w:pPr>
        <w:spacing w:after="120" w:before="0"/>
      </w:pPr>
      <w:r>
        <w:rPr>
          <w:rFonts w:ascii="Arial" w:cs="Arial" w:eastAsia="Arial" w:hAnsi="Arial"/>
          <w:color w:val="374151"/>
          <w:sz w:val="22"/>
          <w:szCs w:val="22"/>
        </w:rPr>
        <w:t xml:space="preserve">The original household model assumed one Admin (Priya) managing everything. In practice, Indian households are managed by multiple people — spouses share responsibility, adult children rotate caregiving duties, and life events (illness, travel, separation, death) mean that sole-admin households will eventually break down.</w:t>
      </w:r>
    </w:p>
    <w:p>
      <w:pPr>
        <w:spacing w:after="120" w:before="0"/>
      </w:pPr>
      <w:r>
        <w:rPr>
          <w:rFonts w:ascii="Arial" w:cs="Arial" w:eastAsia="Arial" w:hAnsi="Arial"/>
          <w:color w:val="374151"/>
          <w:sz w:val="22"/>
          <w:szCs w:val="22"/>
        </w:rPr>
        <w:t xml:space="preserve">Three specific scenarios require defined resolution paths:</w:t>
      </w:r>
    </w:p>
    <w:p>
      <w:pPr>
        <w:numPr>
          <w:ilvl w:val="0"/>
          <w:numId w:val="1"/>
        </w:numPr>
        <w:spacing w:after="80" w:before="0"/>
      </w:pPr>
      <w:r>
        <w:rPr>
          <w:rFonts w:ascii="Arial" w:cs="Arial" w:eastAsia="Arial" w:hAnsi="Arial"/>
          <w:b/>
          <w:bCs/>
          <w:color w:val="374151"/>
          <w:sz w:val="22"/>
          <w:szCs w:val="22"/>
        </w:rPr>
        <w:t xml:space="preserve">Temporary unavailability: </w:t>
      </w:r>
      <w:r>
        <w:rPr>
          <w:rFonts w:ascii="Arial" w:cs="Arial" w:eastAsia="Arial" w:hAnsi="Arial"/>
          <w:color w:val="374151"/>
          <w:sz w:val="22"/>
          <w:szCs w:val="22"/>
        </w:rPr>
        <w:t xml:space="preserve">Priya is hospitalised or travelling. Someone else must be able to manage Rajan's doses without waiting for Priya to return.</w:t>
      </w:r>
    </w:p>
    <w:p>
      <w:pPr>
        <w:numPr>
          <w:ilvl w:val="0"/>
          <w:numId w:val="1"/>
        </w:numPr>
        <w:spacing w:after="80" w:before="0"/>
      </w:pPr>
      <w:r>
        <w:rPr>
          <w:rFonts w:ascii="Arial" w:cs="Arial" w:eastAsia="Arial" w:hAnsi="Arial"/>
          <w:b/>
          <w:bCs/>
          <w:color w:val="374151"/>
          <w:sz w:val="22"/>
          <w:szCs w:val="22"/>
        </w:rPr>
        <w:t xml:space="preserve">Permanent departure: </w:t>
      </w:r>
      <w:r>
        <w:rPr>
          <w:rFonts w:ascii="Arial" w:cs="Arial" w:eastAsia="Arial" w:hAnsi="Arial"/>
          <w:color w:val="374151"/>
          <w:sz w:val="22"/>
          <w:szCs w:val="22"/>
        </w:rPr>
        <w:t xml:space="preserve">Priya passes away or leaves the household. The household must continue functioning and a new admin must be able to take over without Priya's involvement.</w:t>
      </w:r>
    </w:p>
    <w:p>
      <w:pPr>
        <w:numPr>
          <w:ilvl w:val="0"/>
          <w:numId w:val="1"/>
        </w:numPr>
        <w:spacing w:after="80" w:before="0"/>
      </w:pPr>
      <w:r>
        <w:rPr>
          <w:rFonts w:ascii="Arial" w:cs="Arial" w:eastAsia="Arial" w:hAnsi="Arial"/>
          <w:b/>
          <w:bCs/>
          <w:color w:val="374151"/>
          <w:sz w:val="22"/>
          <w:szCs w:val="22"/>
        </w:rPr>
        <w:t xml:space="preserve">Household separation: </w:t>
      </w:r>
      <w:r>
        <w:rPr>
          <w:rFonts w:ascii="Arial" w:cs="Arial" w:eastAsia="Arial" w:hAnsi="Arial"/>
          <w:color w:val="374151"/>
          <w:sz w:val="22"/>
          <w:szCs w:val="22"/>
        </w:rPr>
        <w:t xml:space="preserve">A family splits — separation or adult children moving out. Each party needs independent control of their own medicines and treatments without the other having access.</w:t>
      </w:r>
    </w:p>
    <w:p>
      <w:pPr>
        <w:spacing w:after="0" w:before="100"/>
      </w:pPr>
    </w:p>
    <w:p>
      <w:pPr>
        <w:pStyle w:val="Heading2"/>
        <w:spacing w:after="80" w:before="320"/>
      </w:pPr>
      <w:r>
        <w:rPr>
          <w:rFonts w:ascii="Arial" w:cs="Arial" w:eastAsia="Arial" w:hAnsi="Arial"/>
          <w:b/>
          <w:bCs/>
          <w:color w:val="3B4FCD"/>
          <w:sz w:val="28"/>
          <w:szCs w:val="28"/>
        </w:rPr>
        <w:t xml:space="preserve">13.2 Multi-Admin Households</w:t>
      </w:r>
    </w:p>
    <w:p>
      <w:pPr>
        <w:spacing w:after="120" w:before="0"/>
      </w:pPr>
      <w:r>
        <w:rPr>
          <w:rFonts w:ascii="Arial" w:cs="Arial" w:eastAsia="Arial" w:hAnsi="Arial"/>
          <w:color w:val="374151"/>
          <w:sz w:val="22"/>
          <w:szCs w:val="22"/>
        </w:rPr>
        <w:t xml:space="preserve">The data model already stores adminIds as an array, supporting multiple admins from day one. The UI and Cloud Function logic must now reflect this.</w:t>
      </w:r>
    </w:p>
    <w:p>
      <w:pPr>
        <w:spacing w:after="0" w:before="60"/>
      </w:pPr>
    </w:p>
    <w:p>
      <w:pPr>
        <w:pStyle w:val="Heading3"/>
        <w:spacing w:after="60" w:before="200"/>
      </w:pPr>
      <w:r>
        <w:rPr>
          <w:rFonts w:ascii="Arial" w:cs="Arial" w:eastAsia="Arial" w:hAnsi="Arial"/>
          <w:b/>
          <w:bCs/>
          <w:color w:val="374151"/>
          <w:sz w:val="24"/>
          <w:szCs w:val="24"/>
        </w:rPr>
        <w:t xml:space="preserve">Admin roles</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2000"/>
        <w:gridCol w:w="3560"/>
        <w:gridCol w:w="3800"/>
      </w:tblGrid>
      <w:tr>
        <w:tc>
          <w:tcPr>
            <w:tcW w:type="dxa" w:w="20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5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Permissions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Primary Admin</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The household creator or explicitly designated lead. Receives all system notifications first.</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Full control. Can promote, demote, and remove any member or co-admin.</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Co-Admin</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A trusted family member with equal operational access.</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Full control of treatments, cabinets, and dose management. Cannot remove the Primary Admin.</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Member</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Standard household member. Can log their own doses and request restocks.</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Limited to own doses and view-only cabinet access.</w:t>
            </w:r>
          </w:p>
        </w:tc>
      </w:tr>
    </w:tbl>
    <w:p>
      <w:pPr>
        <w:spacing w:after="0" w:before="160"/>
      </w:pPr>
    </w:p>
    <w:p>
      <w:pPr>
        <w:pStyle w:val="Heading3"/>
        <w:spacing w:after="60" w:before="200"/>
      </w:pPr>
      <w:r>
        <w:rPr>
          <w:rFonts w:ascii="Arial" w:cs="Arial" w:eastAsia="Arial" w:hAnsi="Arial"/>
          <w:b/>
          <w:bCs/>
          <w:color w:val="374151"/>
          <w:sz w:val="24"/>
          <w:szCs w:val="24"/>
        </w:rPr>
        <w:t xml:space="preserve">Promoting a member to Co-Admin</w:t>
      </w:r>
    </w:p>
    <w:p>
      <w:pPr>
        <w:numPr>
          <w:ilvl w:val="0"/>
          <w:numId w:val="1"/>
        </w:numPr>
        <w:spacing w:after="80" w:before="0"/>
      </w:pPr>
      <w:r>
        <w:rPr>
          <w:rFonts w:ascii="Arial" w:cs="Arial" w:eastAsia="Arial" w:hAnsi="Arial"/>
          <w:color w:val="374151"/>
          <w:sz w:val="22"/>
          <w:szCs w:val="22"/>
        </w:rPr>
        <w:t xml:space="preserve">Primary Admin opens a member's profile screen and taps "Make co-admin."</w:t>
      </w:r>
    </w:p>
    <w:p>
      <w:pPr>
        <w:numPr>
          <w:ilvl w:val="0"/>
          <w:numId w:val="1"/>
        </w:numPr>
        <w:spacing w:after="80" w:before="0"/>
      </w:pPr>
      <w:r>
        <w:rPr>
          <w:rFonts w:ascii="Arial" w:cs="Arial" w:eastAsia="Arial" w:hAnsi="Arial"/>
          <w:color w:val="374151"/>
          <w:sz w:val="22"/>
          <w:szCs w:val="22"/>
        </w:rPr>
        <w:t xml:space="preserve">A confirmation dialog appears: "This gives [name] full access to all household medicines and treatments. Continue?"</w:t>
      </w:r>
    </w:p>
    <w:p>
      <w:pPr>
        <w:numPr>
          <w:ilvl w:val="0"/>
          <w:numId w:val="1"/>
        </w:numPr>
        <w:spacing w:after="80" w:before="0"/>
      </w:pPr>
      <w:r>
        <w:rPr>
          <w:rFonts w:ascii="Arial" w:cs="Arial" w:eastAsia="Arial" w:hAnsi="Arial"/>
          <w:color w:val="374151"/>
          <w:sz w:val="22"/>
          <w:szCs w:val="22"/>
        </w:rPr>
        <w:t xml:space="preserve">On confirm: a Cloud Function updates adminIds[], sets Custom Auth Claims for the new co-admin (role: "admin"), and sends them a notification: "You've been made a co-admin of Sharma Family."</w:t>
      </w:r>
    </w:p>
    <w:p>
      <w:pPr>
        <w:numPr>
          <w:ilvl w:val="0"/>
          <w:numId w:val="1"/>
        </w:numPr>
        <w:spacing w:after="80" w:before="0"/>
      </w:pPr>
      <w:r>
        <w:rPr>
          <w:rFonts w:ascii="Arial" w:cs="Arial" w:eastAsia="Arial" w:hAnsi="Arial"/>
          <w:color w:val="374151"/>
          <w:sz w:val="22"/>
          <w:szCs w:val="22"/>
        </w:rPr>
        <w:t xml:space="preserve">The co-admin's next app open refreshes their token (getIdToken(true)) and they immediately see the Admin dashboard.</w:t>
      </w:r>
    </w:p>
    <w:p>
      <w:pPr>
        <w:spacing w:after="0" w:before="80"/>
      </w:pPr>
    </w:p>
    <w:p>
      <w:pPr>
        <w:pStyle w:val="Heading3"/>
        <w:spacing w:after="60" w:before="200"/>
      </w:pPr>
      <w:r>
        <w:rPr>
          <w:rFonts w:ascii="Arial" w:cs="Arial" w:eastAsia="Arial" w:hAnsi="Arial"/>
          <w:b/>
          <w:bCs/>
          <w:color w:val="374151"/>
          <w:sz w:val="24"/>
          <w:szCs w:val="24"/>
        </w:rPr>
        <w:t xml:space="preserve">Designating a new Primary Admin</w:t>
      </w:r>
    </w:p>
    <w:p>
      <w:pPr>
        <w:numPr>
          <w:ilvl w:val="0"/>
          <w:numId w:val="1"/>
        </w:numPr>
        <w:spacing w:after="80" w:before="0"/>
      </w:pPr>
      <w:r>
        <w:rPr>
          <w:rFonts w:ascii="Arial" w:cs="Arial" w:eastAsia="Arial" w:hAnsi="Arial"/>
          <w:color w:val="374151"/>
          <w:sz w:val="22"/>
          <w:szCs w:val="22"/>
        </w:rPr>
        <w:t xml:space="preserve">The current Primary Admin opens Settings → Household → "Transfer primary admin."</w:t>
      </w:r>
    </w:p>
    <w:p>
      <w:pPr>
        <w:numPr>
          <w:ilvl w:val="0"/>
          <w:numId w:val="1"/>
        </w:numPr>
        <w:spacing w:after="80" w:before="0"/>
      </w:pPr>
      <w:r>
        <w:rPr>
          <w:rFonts w:ascii="Arial" w:cs="Arial" w:eastAsia="Arial" w:hAnsi="Arial"/>
          <w:color w:val="374151"/>
          <w:sz w:val="22"/>
          <w:szCs w:val="22"/>
        </w:rPr>
        <w:t xml:space="preserve">Selects a co-admin from the list.</w:t>
      </w:r>
    </w:p>
    <w:p>
      <w:pPr>
        <w:numPr>
          <w:ilvl w:val="0"/>
          <w:numId w:val="1"/>
        </w:numPr>
        <w:spacing w:after="80" w:before="0"/>
      </w:pPr>
      <w:r>
        <w:rPr>
          <w:rFonts w:ascii="Arial" w:cs="Arial" w:eastAsia="Arial" w:hAnsi="Arial"/>
          <w:color w:val="374151"/>
          <w:sz w:val="22"/>
          <w:szCs w:val="22"/>
        </w:rPr>
        <w:t xml:space="preserve">A 24-hour confirmation period begins. Both parties receive notifications. Either can cancel within 24 hours.</w:t>
      </w:r>
    </w:p>
    <w:p>
      <w:pPr>
        <w:numPr>
          <w:ilvl w:val="0"/>
          <w:numId w:val="1"/>
        </w:numPr>
        <w:spacing w:after="80" w:before="0"/>
      </w:pPr>
      <w:r>
        <w:rPr>
          <w:rFonts w:ascii="Arial" w:cs="Arial" w:eastAsia="Arial" w:hAnsi="Arial"/>
          <w:color w:val="374151"/>
          <w:sz w:val="22"/>
          <w:szCs w:val="22"/>
        </w:rPr>
        <w:t xml:space="preserve">After 24 hours with no cancellation: primaryAdminId is updated. The previous Primary Admin becomes a co-admin.</w:t>
      </w:r>
    </w:p>
    <w:p>
      <w:pPr>
        <w:numPr>
          <w:ilvl w:val="0"/>
          <w:numId w:val="1"/>
        </w:numPr>
        <w:spacing w:after="80" w:before="0"/>
      </w:pPr>
      <w:r>
        <w:rPr>
          <w:rFonts w:ascii="Arial" w:cs="Arial" w:eastAsia="Arial" w:hAnsi="Arial"/>
          <w:color w:val="374151"/>
          <w:sz w:val="22"/>
          <w:szCs w:val="22"/>
        </w:rPr>
        <w:t xml:space="preserve">This ensures accidental taps cannot immediately lock someone out.</w:t>
      </w:r>
    </w:p>
    <w:p>
      <w:pPr>
        <w:spacing w:after="0" w:before="100"/>
      </w:pPr>
    </w:p>
    <w:p>
      <w:pPr>
        <w:pStyle w:val="Heading2"/>
        <w:spacing w:after="80" w:before="320"/>
      </w:pPr>
      <w:r>
        <w:rPr>
          <w:rFonts w:ascii="Arial" w:cs="Arial" w:eastAsia="Arial" w:hAnsi="Arial"/>
          <w:b/>
          <w:bCs/>
          <w:color w:val="3B4FCD"/>
          <w:sz w:val="28"/>
          <w:szCs w:val="28"/>
        </w:rPr>
        <w:t xml:space="preserve">13.3 Emergency Admin Recovery</w:t>
      </w:r>
    </w:p>
    <w:p>
      <w:pPr>
        <w:spacing w:after="120" w:before="0"/>
      </w:pPr>
      <w:r>
        <w:rPr>
          <w:rFonts w:ascii="Arial" w:cs="Arial" w:eastAsia="Arial" w:hAnsi="Arial"/>
          <w:color w:val="374151"/>
          <w:sz w:val="22"/>
          <w:szCs w:val="22"/>
        </w:rPr>
        <w:t xml:space="preserve">This covers the scenario where all admins are unavailable — the Primary Admin has passed away or their account is inaccessible — and a regular Member needs to take control.</w:t>
      </w:r>
    </w:p>
    <w:p>
      <w:pPr>
        <w:spacing w:after="0" w:before="60"/>
      </w:pPr>
    </w:p>
    <w:p>
      <w:pPr>
        <w:pStyle w:val="Heading3"/>
        <w:spacing w:after="60" w:before="200"/>
      </w:pPr>
      <w:r>
        <w:rPr>
          <w:rFonts w:ascii="Arial" w:cs="Arial" w:eastAsia="Arial" w:hAnsi="Arial"/>
          <w:b/>
          <w:bCs/>
          <w:color w:val="374151"/>
          <w:sz w:val="24"/>
          <w:szCs w:val="24"/>
        </w:rPr>
        <w:t xml:space="preserve">Recovery flow</w:t>
      </w:r>
    </w:p>
    <w:p>
      <w:pPr>
        <w:numPr>
          <w:ilvl w:val="0"/>
          <w:numId w:val="1"/>
        </w:numPr>
        <w:spacing w:after="80" w:before="0"/>
      </w:pPr>
      <w:r>
        <w:rPr>
          <w:rFonts w:ascii="Arial" w:cs="Arial" w:eastAsia="Arial" w:hAnsi="Arial"/>
          <w:color w:val="374151"/>
          <w:sz w:val="22"/>
          <w:szCs w:val="22"/>
        </w:rPr>
        <w:t xml:space="preserve">A Member taps "Request admin access" in Settings → Household.</w:t>
      </w:r>
    </w:p>
    <w:p>
      <w:pPr>
        <w:numPr>
          <w:ilvl w:val="0"/>
          <w:numId w:val="1"/>
        </w:numPr>
        <w:spacing w:after="80" w:before="0"/>
      </w:pPr>
      <w:r>
        <w:rPr>
          <w:rFonts w:ascii="Arial" w:cs="Arial" w:eastAsia="Arial" w:hAnsi="Arial"/>
          <w:color w:val="374151"/>
          <w:sz w:val="22"/>
          <w:szCs w:val="22"/>
        </w:rPr>
        <w:t xml:space="preserve">They enter a reason (optional) and submit the request.</w:t>
      </w:r>
    </w:p>
    <w:p>
      <w:pPr>
        <w:numPr>
          <w:ilvl w:val="0"/>
          <w:numId w:val="1"/>
        </w:numPr>
        <w:spacing w:after="80" w:before="0"/>
      </w:pPr>
      <w:r>
        <w:rPr>
          <w:rFonts w:ascii="Arial" w:cs="Arial" w:eastAsia="Arial" w:hAnsi="Arial"/>
          <w:color w:val="374151"/>
          <w:sz w:val="22"/>
          <w:szCs w:val="22"/>
        </w:rPr>
        <w:t xml:space="preserve">A request document is written to households/{hId}/adminRecoveryRequests/{requestId}.</w:t>
      </w:r>
    </w:p>
    <w:p>
      <w:pPr>
        <w:numPr>
          <w:ilvl w:val="0"/>
          <w:numId w:val="1"/>
        </w:numPr>
        <w:spacing w:after="80" w:before="0"/>
      </w:pPr>
      <w:r>
        <w:rPr>
          <w:rFonts w:ascii="Arial" w:cs="Arial" w:eastAsia="Arial" w:hAnsi="Arial"/>
          <w:color w:val="374151"/>
          <w:sz w:val="22"/>
          <w:szCs w:val="22"/>
        </w:rPr>
        <w:t xml:space="preserve">All existing admins receive push notifications and emails: "[Name] has requested admin access to Sharma Family. Approve or deny within 48 hours."</w:t>
      </w:r>
    </w:p>
    <w:p>
      <w:pPr>
        <w:numPr>
          <w:ilvl w:val="0"/>
          <w:numId w:val="1"/>
        </w:numPr>
        <w:spacing w:after="80" w:before="0"/>
      </w:pPr>
      <w:r>
        <w:rPr>
          <w:rFonts w:ascii="Arial" w:cs="Arial" w:eastAsia="Arial" w:hAnsi="Arial"/>
          <w:color w:val="374151"/>
          <w:sz w:val="22"/>
          <w:szCs w:val="22"/>
        </w:rPr>
        <w:t xml:space="preserve">If any admin approves: the member is immediately promoted to co-admin.</w:t>
      </w:r>
    </w:p>
    <w:p>
      <w:pPr>
        <w:numPr>
          <w:ilvl w:val="0"/>
          <w:numId w:val="1"/>
        </w:numPr>
        <w:spacing w:after="80" w:before="0"/>
      </w:pPr>
      <w:r>
        <w:rPr>
          <w:rFonts w:ascii="Arial" w:cs="Arial" w:eastAsia="Arial" w:hAnsi="Arial"/>
          <w:color w:val="374151"/>
          <w:sz w:val="22"/>
          <w:szCs w:val="22"/>
        </w:rPr>
        <w:t xml:space="preserve">If any admin denies: the request is closed. Member is notified.</w:t>
      </w:r>
    </w:p>
    <w:p>
      <w:pPr>
        <w:numPr>
          <w:ilvl w:val="0"/>
          <w:numId w:val="1"/>
        </w:numPr>
        <w:spacing w:after="80" w:before="0"/>
      </w:pPr>
      <w:r>
        <w:rPr>
          <w:rFonts w:ascii="Arial" w:cs="Arial" w:eastAsia="Arial" w:hAnsi="Arial"/>
          <w:color w:val="374151"/>
          <w:sz w:val="22"/>
          <w:szCs w:val="22"/>
        </w:rPr>
        <w:t xml:space="preserve">If no admin responds within 48 hours: the request is auto-approved. The member becomes a co-admin. This covers the death scenario without requiring legal intervention.</w:t>
      </w:r>
    </w:p>
    <w:p>
      <w:pPr>
        <w:spacing w:after="0" w:before="8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400"/>
        <w:gridCol w:w="7960"/>
      </w:tblGrid>
      <w:tr>
        <w:tc>
          <w:tcPr>
            <w:tcW w:type="dxa" w:w="1400"/>
            <w:tcBorders>
              <w:top w:val="single" w:color="E2E8F0" w:sz="1"/>
              <w:left w:val="single" w:color="E2E8F0" w:sz="1"/>
              <w:bottom w:val="single" w:color="E2E8F0" w:sz="1"/>
              <w:right w:val="single" w:color="E2E8F0" w:sz="1"/>
            </w:tcBorders>
            <w:shd w:fill="FAEEDA" w:val="clear"/>
            <w:tcMar>
              <w:top w:type="dxa" w:w="100"/>
              <w:left w:type="dxa" w:w="140"/>
              <w:bottom w:type="dxa" w:w="100"/>
              <w:right w:type="dxa" w:w="140"/>
            </w:tcMar>
          </w:tcPr>
          <w:p>
            <w:r>
              <w:rPr>
                <w:rFonts w:ascii="Arial" w:cs="Arial" w:eastAsia="Arial" w:hAnsi="Arial"/>
                <w:b/>
                <w:bCs/>
                <w:color w:val="633806"/>
                <w:sz w:val="20"/>
                <w:szCs w:val="20"/>
              </w:rPr>
              <w:t xml:space="preserve">Safety guardrail</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Only one recovery request can be active per household at a time. A member cannot submit a new request while one is pending. This prevents bad actors from spamming requests to force auto-approval.</w:t>
            </w:r>
          </w:p>
        </w:tc>
      </w:tr>
    </w:tbl>
    <w:p>
      <w:pPr>
        <w:spacing w:after="0" w:before="100"/>
      </w:pPr>
    </w:p>
    <w:p>
      <w:pPr>
        <w:pStyle w:val="Heading3"/>
        <w:spacing w:after="60" w:before="200"/>
      </w:pPr>
      <w:r>
        <w:rPr>
          <w:rFonts w:ascii="Arial" w:cs="Arial" w:eastAsia="Arial" w:hAnsi="Arial"/>
          <w:b/>
          <w:bCs/>
          <w:color w:val="374151"/>
          <w:sz w:val="24"/>
          <w:szCs w:val="24"/>
        </w:rPr>
        <w:t xml:space="preserve">Recovery request schema</w:t>
      </w:r>
    </w:p>
    <w:p>
      <w:pPr>
        <w:shd w:fill="F1F5F9" w:val="clear"/>
        <w:spacing w:after="40" w:before="40"/>
        <w:ind w:left="360" w:right="360"/>
      </w:pPr>
      <w:r>
        <w:rPr>
          <w:rFonts w:ascii="Courier New" w:cs="Courier New" w:eastAsia="Courier New" w:hAnsi="Courier New"/>
          <w:color w:val="0F172A"/>
          <w:sz w:val="20"/>
          <w:szCs w:val="20"/>
        </w:rPr>
        <w:t xml:space="preserve">// households/{hId}/adminRecoveryRequests/{requestId}</w:t>
      </w:r>
    </w:p>
    <w:p>
      <w:pPr>
        <w:shd w:fill="F1F5F9" w:val="clear"/>
        <w:spacing w:after="40" w:before="40"/>
        <w:ind w:left="360" w:right="360"/>
      </w:pPr>
      <w:r>
        <w:rPr>
          <w:rFonts w:ascii="Courier New" w:cs="Courier New" w:eastAsia="Courier New" w:hAnsi="Courier New"/>
          <w:color w:val="0F172A"/>
          <w:sz w:val="20"/>
          <w:szCs w:val="20"/>
        </w:rPr>
        <w:t xml:space="preserve">{</w:t>
      </w:r>
    </w:p>
    <w:p>
      <w:pPr>
        <w:shd w:fill="F1F5F9" w:val="clear"/>
        <w:spacing w:after="40" w:before="40"/>
        <w:ind w:left="360" w:right="360"/>
      </w:pPr>
      <w:r>
        <w:rPr>
          <w:rFonts w:ascii="Courier New" w:cs="Courier New" w:eastAsia="Courier New" w:hAnsi="Courier New"/>
          <w:color w:val="0F172A"/>
          <w:sz w:val="20"/>
          <w:szCs w:val="20"/>
        </w:rPr>
        <w:t xml:space="preserve">  requestedBy: uid,</w:t>
      </w:r>
    </w:p>
    <w:p>
      <w:pPr>
        <w:shd w:fill="F1F5F9" w:val="clear"/>
        <w:spacing w:after="40" w:before="40"/>
        <w:ind w:left="360" w:right="360"/>
      </w:pPr>
      <w:r>
        <w:rPr>
          <w:rFonts w:ascii="Courier New" w:cs="Courier New" w:eastAsia="Courier New" w:hAnsi="Courier New"/>
          <w:color w:val="0F172A"/>
          <w:sz w:val="20"/>
          <w:szCs w:val="20"/>
        </w:rPr>
        <w:t xml:space="preserve">  requestedAt: Timestamp,</w:t>
      </w:r>
    </w:p>
    <w:p>
      <w:pPr>
        <w:shd w:fill="F1F5F9" w:val="clear"/>
        <w:spacing w:after="40" w:before="40"/>
        <w:ind w:left="360" w:right="360"/>
      </w:pPr>
      <w:r>
        <w:rPr>
          <w:rFonts w:ascii="Courier New" w:cs="Courier New" w:eastAsia="Courier New" w:hAnsi="Courier New"/>
          <w:color w:val="0F172A"/>
          <w:sz w:val="20"/>
          <w:szCs w:val="20"/>
        </w:rPr>
        <w:t xml:space="preserve">  reason: string | null,</w:t>
      </w:r>
    </w:p>
    <w:p>
      <w:pPr>
        <w:shd w:fill="F1F5F9" w:val="clear"/>
        <w:spacing w:after="40" w:before="40"/>
        <w:ind w:left="360" w:right="360"/>
      </w:pPr>
      <w:r>
        <w:rPr>
          <w:rFonts w:ascii="Courier New" w:cs="Courier New" w:eastAsia="Courier New" w:hAnsi="Courier New"/>
          <w:color w:val="0F172A"/>
          <w:sz w:val="20"/>
          <w:szCs w:val="20"/>
        </w:rPr>
        <w:t xml:space="preserve">  status: "pending" | "approved" | "denied" | "auto_approved",</w:t>
      </w:r>
    </w:p>
    <w:p>
      <w:pPr>
        <w:shd w:fill="F1F5F9" w:val="clear"/>
        <w:spacing w:after="40" w:before="40"/>
        <w:ind w:left="360" w:right="360"/>
      </w:pPr>
      <w:r>
        <w:rPr>
          <w:rFonts w:ascii="Courier New" w:cs="Courier New" w:eastAsia="Courier New" w:hAnsi="Courier New"/>
          <w:color w:val="0F172A"/>
          <w:sz w:val="20"/>
          <w:szCs w:val="20"/>
        </w:rPr>
        <w:t xml:space="preserve">  respondedBy: uid | null,</w:t>
      </w:r>
    </w:p>
    <w:p>
      <w:pPr>
        <w:shd w:fill="F1F5F9" w:val="clear"/>
        <w:spacing w:after="40" w:before="40"/>
        <w:ind w:left="360" w:right="360"/>
      </w:pPr>
      <w:r>
        <w:rPr>
          <w:rFonts w:ascii="Courier New" w:cs="Courier New" w:eastAsia="Courier New" w:hAnsi="Courier New"/>
          <w:color w:val="0F172A"/>
          <w:sz w:val="20"/>
          <w:szCs w:val="20"/>
        </w:rPr>
        <w:t xml:space="preserve">  respondedAt: Timestamp | null,</w:t>
      </w:r>
    </w:p>
    <w:p>
      <w:pPr>
        <w:shd w:fill="F1F5F9" w:val="clear"/>
        <w:spacing w:after="40" w:before="40"/>
        <w:ind w:left="360" w:right="360"/>
      </w:pPr>
      <w:r>
        <w:rPr>
          <w:rFonts w:ascii="Courier New" w:cs="Courier New" w:eastAsia="Courier New" w:hAnsi="Courier New"/>
          <w:color w:val="0F172A"/>
          <w:sz w:val="20"/>
          <w:szCs w:val="20"/>
        </w:rPr>
        <w:t xml:space="preserve">  expiresAt: Timestamp,          // requestedAt + 48 hours</w:t>
      </w:r>
    </w:p>
    <w:p>
      <w:pPr>
        <w:shd w:fill="F1F5F9" w:val="clear"/>
        <w:spacing w:after="40" w:before="40"/>
        <w:ind w:left="360" w:right="360"/>
      </w:pPr>
      <w:r>
        <w:rPr>
          <w:rFonts w:ascii="Courier New" w:cs="Courier New" w:eastAsia="Courier New" w:hAnsi="Courier New"/>
          <w:color w:val="0F172A"/>
          <w:sz w:val="20"/>
          <w:szCs w:val="20"/>
        </w:rPr>
        <w:t xml:space="preserve">  autoApprovalScheduled: boolean // Cloud Function scheduled job</w:t>
      </w:r>
    </w:p>
    <w:p>
      <w:pPr>
        <w:shd w:fill="F1F5F9" w:val="clear"/>
        <w:spacing w:after="40" w:before="40"/>
        <w:ind w:left="360" w:right="360"/>
      </w:pPr>
      <w:r>
        <w:rPr>
          <w:rFonts w:ascii="Courier New" w:cs="Courier New" w:eastAsia="Courier New" w:hAnsi="Courier New"/>
          <w:color w:val="0F172A"/>
          <w:sz w:val="20"/>
          <w:szCs w:val="20"/>
        </w:rPr>
        <w:t xml:space="preserve">}</w:t>
      </w:r>
    </w:p>
    <w:p>
      <w:pPr>
        <w:spacing w:after="0" w:before="100"/>
      </w:pPr>
    </w:p>
    <w:p>
      <w:pPr>
        <w:pStyle w:val="Heading2"/>
        <w:spacing w:after="80" w:before="320"/>
      </w:pPr>
      <w:r>
        <w:rPr>
          <w:rFonts w:ascii="Arial" w:cs="Arial" w:eastAsia="Arial" w:hAnsi="Arial"/>
          <w:b/>
          <w:bCs/>
          <w:color w:val="3B4FCD"/>
          <w:sz w:val="28"/>
          <w:szCs w:val="28"/>
        </w:rPr>
        <w:t xml:space="preserve">13.4 Cabinet Ownership &amp; Orphan Handling</w:t>
      </w:r>
    </w:p>
    <w:p>
      <w:pPr>
        <w:spacing w:after="120" w:before="0"/>
      </w:pPr>
      <w:r>
        <w:rPr>
          <w:rFonts w:ascii="Arial" w:cs="Arial" w:eastAsia="Arial" w:hAnsi="Arial"/>
          <w:color w:val="374151"/>
          <w:sz w:val="22"/>
          <w:szCs w:val="22"/>
        </w:rPr>
        <w:t xml:space="preserve">Each cabinet has an ownerId. If the owner is removed from the household or their account is deleted, the cabinet becomes orphaned — no one has ownership and admin operations on it may fail.</w:t>
      </w:r>
    </w:p>
    <w:p>
      <w:pPr>
        <w:spacing w:after="0" w:before="60"/>
      </w:pPr>
    </w:p>
    <w:p>
      <w:pPr>
        <w:pStyle w:val="Heading3"/>
        <w:spacing w:after="60" w:before="200"/>
      </w:pPr>
      <w:r>
        <w:rPr>
          <w:rFonts w:ascii="Arial" w:cs="Arial" w:eastAsia="Arial" w:hAnsi="Arial"/>
          <w:b/>
          <w:bCs/>
          <w:color w:val="374151"/>
          <w:sz w:val="24"/>
          <w:szCs w:val="24"/>
        </w:rPr>
        <w:t xml:space="preserve">Cabinet schema additions</w:t>
      </w:r>
    </w:p>
    <w:p>
      <w:pPr>
        <w:shd w:fill="F1F5F9" w:val="clear"/>
        <w:spacing w:after="40" w:before="40"/>
        <w:ind w:left="360" w:right="360"/>
      </w:pPr>
      <w:r>
        <w:rPr>
          <w:rFonts w:ascii="Courier New" w:cs="Courier New" w:eastAsia="Courier New" w:hAnsi="Courier New"/>
          <w:color w:val="0F172A"/>
          <w:sz w:val="20"/>
          <w:szCs w:val="20"/>
        </w:rPr>
        <w:t xml:space="preserve">// households/{hId}/cabinets/{cId}</w:t>
      </w:r>
    </w:p>
    <w:p>
      <w:pPr>
        <w:shd w:fill="F1F5F9" w:val="clear"/>
        <w:spacing w:after="40" w:before="40"/>
        <w:ind w:left="360" w:right="360"/>
      </w:pPr>
      <w:r>
        <w:rPr>
          <w:rFonts w:ascii="Courier New" w:cs="Courier New" w:eastAsia="Courier New" w:hAnsi="Courier New"/>
          <w:color w:val="0F172A"/>
          <w:sz w:val="20"/>
          <w:szCs w:val="20"/>
        </w:rPr>
        <w:t xml:space="preserve">{</w:t>
      </w:r>
    </w:p>
    <w:p>
      <w:pPr>
        <w:shd w:fill="F1F5F9" w:val="clear"/>
        <w:spacing w:after="40" w:before="40"/>
        <w:ind w:left="360" w:right="360"/>
      </w:pPr>
      <w:r>
        <w:rPr>
          <w:rFonts w:ascii="Courier New" w:cs="Courier New" w:eastAsia="Courier New" w:hAnsi="Courier New"/>
          <w:color w:val="0F172A"/>
          <w:sz w:val="20"/>
          <w:szCs w:val="20"/>
        </w:rPr>
        <w:t xml:space="preserve">  ownerId: uid,               // already exists</w:t>
      </w:r>
    </w:p>
    <w:p>
      <w:pPr>
        <w:shd w:fill="F1F5F9" w:val="clear"/>
        <w:spacing w:after="40" w:before="40"/>
        <w:ind w:left="360" w:right="360"/>
      </w:pPr>
      <w:r>
        <w:rPr>
          <w:rFonts w:ascii="Courier New" w:cs="Courier New" w:eastAsia="Courier New" w:hAnsi="Courier New"/>
          <w:color w:val="0F172A"/>
          <w:sz w:val="20"/>
          <w:szCs w:val="20"/>
        </w:rPr>
        <w:t xml:space="preserve">  fallbackOwnerId: uid | null, // NEW: takes over if owner is removed</w:t>
      </w:r>
    </w:p>
    <w:p>
      <w:pPr>
        <w:shd w:fill="F1F5F9" w:val="clear"/>
        <w:spacing w:after="40" w:before="40"/>
        <w:ind w:left="360" w:right="360"/>
      </w:pPr>
      <w:r>
        <w:rPr>
          <w:rFonts w:ascii="Courier New" w:cs="Courier New" w:eastAsia="Courier New" w:hAnsi="Courier New"/>
          <w:color w:val="0F172A"/>
          <w:sz w:val="20"/>
          <w:szCs w:val="20"/>
        </w:rPr>
        <w:t xml:space="preserve">  // ... rest of existing fields</w:t>
      </w:r>
    </w:p>
    <w:p>
      <w:pPr>
        <w:shd w:fill="F1F5F9" w:val="clear"/>
        <w:spacing w:after="40" w:before="40"/>
        <w:ind w:left="360" w:right="360"/>
      </w:pPr>
      <w:r>
        <w:rPr>
          <w:rFonts w:ascii="Courier New" w:cs="Courier New" w:eastAsia="Courier New" w:hAnsi="Courier New"/>
          <w:color w:val="0F172A"/>
          <w:sz w:val="20"/>
          <w:szCs w:val="20"/>
        </w:rPr>
        <w:t xml:space="preserve">}</w:t>
      </w:r>
    </w:p>
    <w:p>
      <w:pPr>
        <w:spacing w:after="0" w:before="80"/>
      </w:pPr>
    </w:p>
    <w:p>
      <w:pPr>
        <w:pStyle w:val="Heading3"/>
        <w:spacing w:after="60" w:before="200"/>
      </w:pPr>
      <w:r>
        <w:rPr>
          <w:rFonts w:ascii="Arial" w:cs="Arial" w:eastAsia="Arial" w:hAnsi="Arial"/>
          <w:b/>
          <w:bCs/>
          <w:color w:val="374151"/>
          <w:sz w:val="24"/>
          <w:szCs w:val="24"/>
        </w:rPr>
        <w:t xml:space="preserve">Orphan resolution rules</w:t>
      </w:r>
    </w:p>
    <w:p>
      <w:pPr>
        <w:numPr>
          <w:ilvl w:val="0"/>
          <w:numId w:val="1"/>
        </w:numPr>
        <w:spacing w:after="80" w:before="0"/>
      </w:pPr>
      <w:r>
        <w:rPr>
          <w:rFonts w:ascii="Arial" w:cs="Arial" w:eastAsia="Arial" w:hAnsi="Arial"/>
          <w:color w:val="374151"/>
          <w:sz w:val="22"/>
          <w:szCs w:val="22"/>
        </w:rPr>
        <w:t xml:space="preserve">When a member is removed from the household, a Cloud Function checks all cabinets where ownerId == removedUid.</w:t>
      </w:r>
    </w:p>
    <w:p>
      <w:pPr>
        <w:numPr>
          <w:ilvl w:val="0"/>
          <w:numId w:val="1"/>
        </w:numPr>
        <w:spacing w:after="80" w:before="0"/>
      </w:pPr>
      <w:r>
        <w:rPr>
          <w:rFonts w:ascii="Arial" w:cs="Arial" w:eastAsia="Arial" w:hAnsi="Arial"/>
          <w:color w:val="374151"/>
          <w:sz w:val="22"/>
          <w:szCs w:val="22"/>
        </w:rPr>
        <w:t xml:space="preserve">If fallbackOwnerId is set and that person is still a member: ownership transfers to them automatically.</w:t>
      </w:r>
    </w:p>
    <w:p>
      <w:pPr>
        <w:numPr>
          <w:ilvl w:val="0"/>
          <w:numId w:val="1"/>
        </w:numPr>
        <w:spacing w:after="80" w:before="0"/>
      </w:pPr>
      <w:r>
        <w:rPr>
          <w:rFonts w:ascii="Arial" w:cs="Arial" w:eastAsia="Arial" w:hAnsi="Arial"/>
          <w:color w:val="374151"/>
          <w:sz w:val="22"/>
          <w:szCs w:val="22"/>
        </w:rPr>
        <w:t xml:space="preserve">If fallbackOwnerId is null or also removed: ownership transfers to the Primary Admin.</w:t>
      </w:r>
    </w:p>
    <w:p>
      <w:pPr>
        <w:numPr>
          <w:ilvl w:val="0"/>
          <w:numId w:val="1"/>
        </w:numPr>
        <w:spacing w:after="80" w:before="0"/>
      </w:pPr>
      <w:r>
        <w:rPr>
          <w:rFonts w:ascii="Arial" w:cs="Arial" w:eastAsia="Arial" w:hAnsi="Arial"/>
          <w:color w:val="374151"/>
          <w:sz w:val="22"/>
          <w:szCs w:val="22"/>
        </w:rPr>
        <w:t xml:space="preserve">If the Primary Admin is also the removed member (i.e. they left the household): ownership transfers to the next admin in adminIds[].</w:t>
      </w:r>
    </w:p>
    <w:p>
      <w:pPr>
        <w:numPr>
          <w:ilvl w:val="0"/>
          <w:numId w:val="1"/>
        </w:numPr>
        <w:spacing w:after="80" w:before="0"/>
      </w:pPr>
      <w:r>
        <w:rPr>
          <w:rFonts w:ascii="Arial" w:cs="Arial" w:eastAsia="Arial" w:hAnsi="Arial"/>
          <w:color w:val="374151"/>
          <w:sz w:val="22"/>
          <w:szCs w:val="22"/>
        </w:rPr>
        <w:t xml:space="preserve">All ownership transfers are logged in an ownershipHistory[] array on the cabinet document for audit purposes.</w:t>
      </w:r>
    </w:p>
    <w:p>
      <w:pPr>
        <w:spacing w:after="0" w:before="100"/>
      </w:pPr>
    </w:p>
    <w:p>
      <w:pPr>
        <w:pStyle w:val="Heading2"/>
        <w:spacing w:after="80" w:before="320"/>
      </w:pPr>
      <w:r>
        <w:rPr>
          <w:rFonts w:ascii="Arial" w:cs="Arial" w:eastAsia="Arial" w:hAnsi="Arial"/>
          <w:b/>
          <w:bCs/>
          <w:color w:val="3B4FCD"/>
          <w:sz w:val="28"/>
          <w:szCs w:val="28"/>
        </w:rPr>
        <w:t xml:space="preserve">13.5 Household Fork (Separation Flow)</w:t>
      </w:r>
    </w:p>
    <w:p>
      <w:pPr>
        <w:spacing w:after="120" w:before="0"/>
      </w:pPr>
      <w:r>
        <w:rPr>
          <w:rFonts w:ascii="Arial" w:cs="Arial" w:eastAsia="Arial" w:hAnsi="Arial"/>
          <w:color w:val="374151"/>
          <w:sz w:val="22"/>
          <w:szCs w:val="22"/>
        </w:rPr>
        <w:t xml:space="preserve">When a family separates, a member needs to take their own data — their treatments, their medicines, their dose history — into a new independent household without the other party retaining access to it.</w:t>
      </w:r>
    </w:p>
    <w:p>
      <w:pPr>
        <w:spacing w:after="0" w:before="60"/>
      </w:pPr>
    </w:p>
    <w:p>
      <w:pPr>
        <w:pStyle w:val="Heading3"/>
        <w:spacing w:after="60" w:before="200"/>
      </w:pPr>
      <w:r>
        <w:rPr>
          <w:rFonts w:ascii="Arial" w:cs="Arial" w:eastAsia="Arial" w:hAnsi="Arial"/>
          <w:b/>
          <w:bCs/>
          <w:color w:val="374151"/>
          <w:sz w:val="24"/>
          <w:szCs w:val="24"/>
        </w:rPr>
        <w:t xml:space="preserve">Fork flow</w:t>
      </w:r>
    </w:p>
    <w:p>
      <w:pPr>
        <w:numPr>
          <w:ilvl w:val="0"/>
          <w:numId w:val="1"/>
        </w:numPr>
        <w:spacing w:after="80" w:before="0"/>
      </w:pPr>
      <w:r>
        <w:rPr>
          <w:rFonts w:ascii="Arial" w:cs="Arial" w:eastAsia="Arial" w:hAnsi="Arial"/>
          <w:color w:val="374151"/>
          <w:sz w:val="22"/>
          <w:szCs w:val="22"/>
        </w:rPr>
        <w:t xml:space="preserve">Member (or Admin) goes to Settings → Household → "Create independent household."</w:t>
      </w:r>
    </w:p>
    <w:p>
      <w:pPr>
        <w:numPr>
          <w:ilvl w:val="0"/>
          <w:numId w:val="1"/>
        </w:numPr>
        <w:spacing w:after="80" w:before="0"/>
      </w:pPr>
      <w:r>
        <w:rPr>
          <w:rFonts w:ascii="Arial" w:cs="Arial" w:eastAsia="Arial" w:hAnsi="Arial"/>
          <w:color w:val="374151"/>
          <w:sz w:val="22"/>
          <w:szCs w:val="22"/>
        </w:rPr>
        <w:t xml:space="preserve">They select which cabinets and which members to bring with them.</w:t>
      </w:r>
    </w:p>
    <w:p>
      <w:pPr>
        <w:numPr>
          <w:ilvl w:val="0"/>
          <w:numId w:val="1"/>
        </w:numPr>
        <w:spacing w:after="80" w:before="0"/>
      </w:pPr>
      <w:r>
        <w:rPr>
          <w:rFonts w:ascii="Arial" w:cs="Arial" w:eastAsia="Arial" w:hAnsi="Arial"/>
          <w:color w:val="374151"/>
          <w:sz w:val="22"/>
          <w:szCs w:val="22"/>
        </w:rPr>
        <w:t xml:space="preserve">A Cloud Function creates a new household document with them as Primary Admin.</w:t>
      </w:r>
    </w:p>
    <w:p>
      <w:pPr>
        <w:numPr>
          <w:ilvl w:val="0"/>
          <w:numId w:val="1"/>
        </w:numPr>
        <w:spacing w:after="80" w:before="0"/>
      </w:pPr>
      <w:r>
        <w:rPr>
          <w:rFonts w:ascii="Arial" w:cs="Arial" w:eastAsia="Arial" w:hAnsi="Arial"/>
          <w:color w:val="374151"/>
          <w:sz w:val="22"/>
          <w:szCs w:val="22"/>
        </w:rPr>
        <w:t xml:space="preserve">Selected cabinets are copied (not moved) into the new household — the original household retains its data.</w:t>
      </w:r>
    </w:p>
    <w:p>
      <w:pPr>
        <w:numPr>
          <w:ilvl w:val="0"/>
          <w:numId w:val="1"/>
        </w:numPr>
        <w:spacing w:after="80" w:before="0"/>
      </w:pPr>
      <w:r>
        <w:rPr>
          <w:rFonts w:ascii="Arial" w:cs="Arial" w:eastAsia="Arial" w:hAnsi="Arial"/>
          <w:color w:val="374151"/>
          <w:sz w:val="22"/>
          <w:szCs w:val="22"/>
        </w:rPr>
        <w:t xml:space="preserve">Selected members are sent invites to the new household. They can choose to join or stay in the original.</w:t>
      </w:r>
    </w:p>
    <w:p>
      <w:pPr>
        <w:numPr>
          <w:ilvl w:val="0"/>
          <w:numId w:val="1"/>
        </w:numPr>
        <w:spacing w:after="80" w:before="0"/>
      </w:pPr>
      <w:r>
        <w:rPr>
          <w:rFonts w:ascii="Arial" w:cs="Arial" w:eastAsia="Arial" w:hAnsi="Arial"/>
          <w:color w:val="374151"/>
          <w:sz w:val="22"/>
          <w:szCs w:val="22"/>
        </w:rPr>
        <w:t xml:space="preserve">The forking member is removed from the original household after confirming the fork is complete.</w:t>
      </w:r>
    </w:p>
    <w:p>
      <w:pPr>
        <w:spacing w:after="0" w:before="80"/>
      </w:pP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400"/>
        <w:gridCol w:w="7960"/>
      </w:tblGrid>
      <w:tr>
        <w:tc>
          <w:tcPr>
            <w:tcW w:type="dxa" w:w="1400"/>
            <w:tcBorders>
              <w:top w:val="single" w:color="E2E8F0" w:sz="1"/>
              <w:left w:val="single" w:color="E2E8F0" w:sz="1"/>
              <w:bottom w:val="single" w:color="E2E8F0" w:sz="1"/>
              <w:right w:val="single" w:color="E2E8F0"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Data ownership</w:t>
            </w:r>
          </w:p>
        </w:tc>
        <w:tc>
          <w:tcPr>
            <w:tcW w:type="dxa" w:w="7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The fork is always a copy operation, never a move. Both households retain full data after the fork. This prevents disputes about who "owns" historical dose logs or treatment records.</w:t>
            </w:r>
          </w:p>
        </w:tc>
      </w:tr>
    </w:tbl>
    <w:p>
      <w:pPr>
        <w:spacing w:after="0" w:before="100"/>
      </w:pPr>
    </w:p>
    <w:p>
      <w:pPr>
        <w:pStyle w:val="Heading2"/>
        <w:spacing w:after="80" w:before="320"/>
      </w:pPr>
      <w:r>
        <w:rPr>
          <w:rFonts w:ascii="Arial" w:cs="Arial" w:eastAsia="Arial" w:hAnsi="Arial"/>
          <w:b/>
          <w:bCs/>
          <w:color w:val="3B4FCD"/>
          <w:sz w:val="28"/>
          <w:szCs w:val="28"/>
        </w:rPr>
        <w:t xml:space="preserve">13.6 Data Model Changes Summary</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3200"/>
        <w:gridCol w:w="1600"/>
        <w:gridCol w:w="4560"/>
      </w:tblGrid>
      <w:tr>
        <w:tc>
          <w:tcPr>
            <w:tcW w:type="dxa" w:w="3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Collection / field</w:t>
            </w:r>
          </w:p>
        </w:tc>
        <w:tc>
          <w:tcPr>
            <w:tcW w:type="dxa" w:w="16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Change type</w:t>
            </w:r>
          </w:p>
        </w:tc>
        <w:tc>
          <w:tcPr>
            <w:tcW w:type="dxa" w:w="45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households/{hId}.primaryAdminId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NEW field</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Tiebreaker for notifications and permissions. First admin = primary.</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households/{hId}.adminIds[]</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Already exists</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Extended to support multiple admins. UI now exposes promote/demote.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households/{hId}/adminRecoveryRequests/{id}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NEW sub-collection</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Tracks emergency access requests with 48-hour auto-approval.</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cabinets/{cId}.fallbackOwnerId</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NEW field</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Designates who inherits cabinet ownership if original owner is removed.</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cabinets/{cId}.ownershipHistory[]</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NEW field</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Immutable log of all ownership transfers for audit.</w:t>
            </w:r>
          </w:p>
        </w:tc>
      </w:tr>
    </w:tbl>
    <w:p>
      <w:pPr>
        <w:spacing w:after="0" w:before="100"/>
      </w:pPr>
    </w:p>
    <w:p>
      <w:pPr>
        <w:pStyle w:val="Heading2"/>
        <w:spacing w:after="80" w:before="320"/>
      </w:pPr>
      <w:r>
        <w:rPr>
          <w:rFonts w:ascii="Arial" w:cs="Arial" w:eastAsia="Arial" w:hAnsi="Arial"/>
          <w:b/>
          <w:bCs/>
          <w:color w:val="3B4FCD"/>
          <w:sz w:val="28"/>
          <w:szCs w:val="28"/>
        </w:rPr>
        <w:t xml:space="preserve">13.7 New Tickets</w:t>
      </w:r>
    </w:p>
    <w:tbl>
      <w:tblPr>
        <w:tblW w:type="dxa" w:w="9360"/>
        <w:tblBorders>
          <w:top w:val="single" w:color="E2E8F0" w:sz="1"/>
          <w:left w:val="single" w:color="E2E8F0" w:sz="1"/>
          <w:bottom w:val="single" w:color="E2E8F0" w:sz="1"/>
          <w:right w:val="single" w:color="E2E8F0" w:sz="1"/>
          <w:insideH w:val="single" w:color="E2E8F0" w:sz="1"/>
          <w:insideV w:val="single" w:color="E2E8F0" w:sz="1"/>
        </w:tblBorders>
      </w:tblPr>
      <w:tblGrid>
        <w:gridCol w:w="1200"/>
        <w:gridCol w:w="5160"/>
        <w:gridCol w:w="1200"/>
        <w:gridCol w:w="1800"/>
      </w:tblGrid>
      <w:tr>
        <w:tc>
          <w:tcPr>
            <w:tcW w:type="dxa" w:w="1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Ticket</w:t>
            </w:r>
          </w:p>
        </w:tc>
        <w:tc>
          <w:tcPr>
            <w:tcW w:type="dxa" w:w="51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W w:type="dxa" w:w="1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MC-021</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Promote member to co-admin UI + Cloud Function. Sets Custom Auth Claims and notifies new co-admin.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P1</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MC-022</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Transfer primary admin flow with 24-hour confirmation window.</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P1</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MC-023</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Emergency admin recovery request — 48-hour auto-approval Cloud Function (scheduled job).</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P1</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MC-024</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Cabinet orphan resolution Cloud Function — runs when a member is removed from a household.</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P2</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MC-025</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Household fork flow — copy cabinets and treatments into a new household.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4</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P2</w:t>
            </w:r>
          </w:p>
        </w:tc>
      </w:tr>
    </w:tbl>
    <w:p>
      <w:pPr>
        <w:spacing w:after="0" w:before="200"/>
      </w:pPr>
    </w:p>
    <w:p>
      <w:pPr>
        <w:pStyle w:val="Heading1"/>
        <w:spacing w:after="80" w:before="400"/>
        <w:rPr>
          <w:ins w:id="301" w:author="Claude" w:date="2026-05-06T00:00:00Z"/>
        </w:rPr>
      </w:pPr>
      <w:ins w:id="302" w:author="Claude" w:date="2026-05-06T00:00:00Z">
        <w:r>
          <w:rPr>
            <w:rFonts w:ascii="Arial" w:cs="Arial" w:eastAsia="Arial" w:hAnsi="Arial"/>
            <w:b/>
            <w:bCs/>
            <w:color w:val="3B4FCD"/>
            <w:sz w:val="36"/>
            <w:szCs w:val="36"/>
          </w:rPr>
          <w:t xml:space="preserve">14. Build Status &amp; Ticket Tracker</w:t>
        </w:r>
      </w:ins>
    </w:p>
    <w:p>
      <w:pPr>
        <w:pBdr>
          <w:bottom w:val="single" w:color="3B4FCD" w:sz="6" w:space="1"/>
        </w:pBdr>
        <w:spacing w:after="160" w:before="0"/>
        <w:rPr>
          <w:ins w:id="303" w:author="Claude" w:date="2026-05-06T00:00:00Z"/>
        </w:rPr>
      </w:pPr>
    </w:p>
    <w:p>
      <w:pPr>
        <w:spacing w:after="120" w:before="0"/>
        <w:rPr>
          <w:ins w:id="304" w:author="Claude" w:date="2026-05-06T00:00:00Z"/>
        </w:rPr>
      </w:pPr>
      <w:ins w:id="305" w:author="Claude" w:date="2026-05-06T00:00:00Z">
        <w:r>
          <w:rPr>
            <w:rFonts w:ascii="Arial" w:cs="Arial" w:eastAsia="Arial" w:hAnsi="Arial"/>
            <w:color w:val="374151"/>
            <w:sz w:val="22"/>
            <w:szCs w:val="22"/>
          </w:rPr>
          <w:t xml:space="preserve">This section reflects the live build state as of May 2026. It supersedes the timeline in Section 10 wherever the two disagree. Tickets are grouped by status: shipped work, the active MVP blockers, the v1.0 backlog, and post-launch items. Cross-references to design rationale live in their original feature sections (F1–F7, Section 13).</w:t>
        </w:r>
      </w:ins>
    </w:p>
    <w:p>
      <w:pPr>
        <w:spacing w:after="120" w:before="0"/>
        <w:rPr>
          <w:ins w:id="306" w:author="Claude" w:date="2026-05-06T00:00:00Z"/>
        </w:rPr>
      </w:pPr>
      <w:ins w:id="307" w:author="Claude" w:date="2026-05-06T00:00:00Z">
        <w:r>
          <w:rPr>
            <w:rFonts w:ascii="Arial" w:cs="Arial" w:eastAsia="Arial" w:hAnsi="Arial"/>
            <w:color w:val="374151"/>
            <w:sz w:val="22"/>
            <w:szCs w:val="22"/>
          </w:rPr>
          <w:t xml:space="preserve">Naming convention: tickets MC-001 through MC-020 are the original numbering from earlier sprints; MC-021–025 are the resilience tickets defined in Section 13.7; MC-026 onward were added during the May 2026 audit to capture work that had been completed but not formally ticketed.</w:t>
        </w:r>
      </w:ins>
    </w:p>
    <w:tbl>
      <w:tblPr>
        <w:tblW w:type="dxa" w:w="7960"/>
        <w:tblBorders>
          <w:top w:val="single" w:color="E2E8F0" w:sz="1"/>
          <w:left w:val="single" w:color="E2E8F0" w:sz="1"/>
          <w:bottom w:val="single" w:color="E2E8F0" w:sz="1"/>
          <w:right w:val="single" w:color="E2E8F0" w:sz="1"/>
          <w:insideH w:val="single" w:color="E2E8F0" w:sz="1"/>
          <w:insideV w:val="single" w:color="E2E8F0" w:sz="1"/>
        </w:tblBorders>
      </w:tblPr>
      <w:tblGrid>
        <w:gridCol w:w="1200"/>
        <w:gridCol w:w="4360"/>
        <w:gridCol w:w="1400"/>
        <w:gridCol w:w="1000"/>
      </w:tblGrid>
      <w:tr>
        <w:trPr>
          <w:ins w:id="308" w:author="Claude" w:date="2026-05-06T00:00:00Z"/>
        </w:trPr>
        <w:tc>
          <w:tcPr>
            <w:tcW w:type="dxa" w:w="1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pPr>
              <w:rPr>
                <w:ins w:id="309" w:author="Claude" w:date="2026-05-06T00:00:00Z"/>
              </w:rPr>
            </w:pPr>
            <w:ins w:id="310" w:author="Claude" w:date="2026-05-06T00:00:00Z">
              <w:r>
                <w:rPr>
                  <w:rFonts w:ascii="Arial" w:cs="Arial" w:eastAsia="Arial" w:hAnsi="Arial"/>
                  <w:b/>
                  <w:bCs/>
                  <w:color w:val="FFFFFF"/>
                  <w:sz w:val="20"/>
                  <w:szCs w:val="20"/>
                </w:rPr>
                <w:t xml:space="preserve">Ticket</w:t>
              </w:r>
            </w:ins>
          </w:p>
        </w:tc>
        <w:tc>
          <w:tcPr>
            <w:tcW w:type="dxa" w:w="43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pPr>
              <w:rPr>
                <w:ins w:id="311" w:author="Claude" w:date="2026-05-06T00:00:00Z"/>
              </w:rPr>
            </w:pPr>
            <w:ins w:id="312" w:author="Claude" w:date="2026-05-06T00:00:00Z">
              <w:r>
                <w:rPr>
                  <w:rFonts w:ascii="Arial" w:cs="Arial" w:eastAsia="Arial" w:hAnsi="Arial"/>
                  <w:b/>
                  <w:bCs/>
                  <w:color w:val="FFFFFF"/>
                  <w:sz w:val="20"/>
                  <w:szCs w:val="20"/>
                </w:rPr>
                <w:t xml:space="preserve">Description</w:t>
              </w:r>
            </w:ins>
          </w:p>
        </w:tc>
        <w:tc>
          <w:tcPr>
            <w:tcW w:type="dxa" w:w="14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pPr>
              <w:rPr>
                <w:ins w:id="313" w:author="Claude" w:date="2026-05-06T00:00:00Z"/>
              </w:rPr>
            </w:pPr>
            <w:ins w:id="314" w:author="Claude" w:date="2026-05-06T00:00:00Z">
              <w:r>
                <w:rPr>
                  <w:rFonts w:ascii="Arial" w:cs="Arial" w:eastAsia="Arial" w:hAnsi="Arial"/>
                  <w:b/>
                  <w:bCs/>
                  <w:color w:val="FFFFFF"/>
                  <w:sz w:val="20"/>
                  <w:szCs w:val="20"/>
                </w:rPr>
                <w:t xml:space="preserve">Status</w:t>
              </w:r>
            </w:ins>
          </w:p>
        </w:tc>
        <w:tc>
          <w:tcPr>
            <w:tcW w:type="dxa" w:w="10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pPr>
              <w:rPr>
                <w:ins w:id="315" w:author="Claude" w:date="2026-05-06T00:00:00Z"/>
              </w:rPr>
            </w:pPr>
            <w:ins w:id="316" w:author="Claude" w:date="2026-05-06T00:00:00Z">
              <w:r>
                <w:rPr>
                  <w:rFonts w:ascii="Arial" w:cs="Arial" w:eastAsia="Arial" w:hAnsi="Arial"/>
                  <w:b/>
                  <w:bCs/>
                  <w:color w:val="FFFFFF"/>
                  <w:sz w:val="20"/>
                  <w:szCs w:val="20"/>
                </w:rPr>
                <w:t xml:space="preserve">Priority</w:t>
              </w:r>
            </w:ins>
          </w:p>
        </w:tc>
      </w:tr>
      <w:tr>
        <w:trPr>
          <w:ins w:id="317"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18" w:author="Claude" w:date="2026-05-06T00:00:00Z"/>
              </w:rPr>
            </w:pPr>
            <w:ins w:id="319" w:author="Claude" w:date="2026-05-06T00:00:00Z">
              <w:r>
                <w:rPr>
                  <w:rFonts w:ascii="Arial" w:cs="Arial" w:eastAsia="Arial" w:hAnsi="Arial"/>
                  <w:b/>
                  <w:bCs/>
                  <w:color w:val="374151"/>
                  <w:sz w:val="20"/>
                  <w:szCs w:val="20"/>
                </w:rPr>
                <w:t xml:space="preserve">MC-001</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20" w:author="Claude" w:date="2026-05-06T00:00:00Z"/>
              </w:rPr>
            </w:pPr>
            <w:ins w:id="321" w:author="Claude" w:date="2026-05-06T00:00:00Z">
              <w:r>
                <w:rPr>
                  <w:rFonts w:ascii="Arial" w:cs="Arial" w:eastAsia="Arial" w:hAnsi="Arial"/>
                  <w:color w:val="374151"/>
                  <w:sz w:val="20"/>
                  <w:szCs w:val="20"/>
                </w:rPr>
                <w:t xml:space="preserve">Auth — Google Sign-In + Phone OTP.</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22" w:author="Claude" w:date="2026-05-06T00:00:00Z"/>
              </w:rPr>
            </w:pPr>
            <w:ins w:id="323"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24" w:author="Claude" w:date="2026-05-06T00:00:00Z"/>
              </w:rPr>
            </w:pPr>
            <w:ins w:id="325" w:author="Claude" w:date="2026-05-06T00:00:00Z">
              <w:r>
                <w:rPr>
                  <w:rFonts w:ascii="Arial" w:cs="Arial" w:eastAsia="Arial" w:hAnsi="Arial"/>
                  <w:color w:val="374151"/>
                  <w:sz w:val="20"/>
                  <w:szCs w:val="20"/>
                </w:rPr>
                <w:t xml:space="preserve">P0</w:t>
              </w:r>
            </w:ins>
          </w:p>
        </w:tc>
      </w:tr>
      <w:tr>
        <w:trPr>
          <w:ins w:id="326"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27" w:author="Claude" w:date="2026-05-06T00:00:00Z"/>
              </w:rPr>
            </w:pPr>
            <w:ins w:id="328" w:author="Claude" w:date="2026-05-06T00:00:00Z">
              <w:r>
                <w:rPr>
                  <w:rFonts w:ascii="Arial" w:cs="Arial" w:eastAsia="Arial" w:hAnsi="Arial"/>
                  <w:b/>
                  <w:bCs/>
                  <w:color w:val="374151"/>
                  <w:sz w:val="20"/>
                  <w:szCs w:val="20"/>
                </w:rPr>
                <w:t xml:space="preserve">MC-002</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29" w:author="Claude" w:date="2026-05-06T00:00:00Z"/>
              </w:rPr>
            </w:pPr>
            <w:ins w:id="330" w:author="Claude" w:date="2026-05-06T00:00:00Z">
              <w:r>
                <w:rPr>
                  <w:rFonts w:ascii="Arial" w:cs="Arial" w:eastAsia="Arial" w:hAnsi="Arial"/>
                  <w:color w:val="374151"/>
                  <w:sz w:val="20"/>
                  <w:szCs w:val="20"/>
                </w:rPr>
                <w:t xml:space="preserve">Household creation Cloud Function with Custom Claims.</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31" w:author="Claude" w:date="2026-05-06T00:00:00Z"/>
              </w:rPr>
            </w:pPr>
            <w:ins w:id="332"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33" w:author="Claude" w:date="2026-05-06T00:00:00Z"/>
              </w:rPr>
            </w:pPr>
            <w:ins w:id="334" w:author="Claude" w:date="2026-05-06T00:00:00Z">
              <w:r>
                <w:rPr>
                  <w:rFonts w:ascii="Arial" w:cs="Arial" w:eastAsia="Arial" w:hAnsi="Arial"/>
                  <w:color w:val="374151"/>
                  <w:sz w:val="20"/>
                  <w:szCs w:val="20"/>
                </w:rPr>
                <w:t xml:space="preserve">P0</w:t>
              </w:r>
            </w:ins>
          </w:p>
        </w:tc>
      </w:tr>
      <w:tr>
        <w:trPr>
          <w:ins w:id="335"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36" w:author="Claude" w:date="2026-05-06T00:00:00Z"/>
              </w:rPr>
            </w:pPr>
            <w:ins w:id="337" w:author="Claude" w:date="2026-05-06T00:00:00Z">
              <w:r>
                <w:rPr>
                  <w:rFonts w:ascii="Arial" w:cs="Arial" w:eastAsia="Arial" w:hAnsi="Arial"/>
                  <w:b/>
                  <w:bCs/>
                  <w:color w:val="374151"/>
                  <w:sz w:val="20"/>
                  <w:szCs w:val="20"/>
                </w:rPr>
                <w:t xml:space="preserve">MC-003</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38" w:author="Claude" w:date="2026-05-06T00:00:00Z"/>
              </w:rPr>
            </w:pPr>
            <w:ins w:id="339" w:author="Claude" w:date="2026-05-06T00:00:00Z">
              <w:r>
                <w:rPr>
                  <w:rFonts w:ascii="Arial" w:cs="Arial" w:eastAsia="Arial" w:hAnsi="Arial"/>
                  <w:color w:val="374151"/>
                  <w:sz w:val="20"/>
                  <w:szCs w:val="20"/>
                </w:rPr>
                <w:t xml:space="preserve">Member invite + 6-digit join flow.</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40" w:author="Claude" w:date="2026-05-06T00:00:00Z"/>
              </w:rPr>
            </w:pPr>
            <w:ins w:id="341"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42" w:author="Claude" w:date="2026-05-06T00:00:00Z"/>
              </w:rPr>
            </w:pPr>
            <w:ins w:id="343" w:author="Claude" w:date="2026-05-06T00:00:00Z">
              <w:r>
                <w:rPr>
                  <w:rFonts w:ascii="Arial" w:cs="Arial" w:eastAsia="Arial" w:hAnsi="Arial"/>
                  <w:color w:val="374151"/>
                  <w:sz w:val="20"/>
                  <w:szCs w:val="20"/>
                </w:rPr>
                <w:t xml:space="preserve">P0</w:t>
              </w:r>
            </w:ins>
          </w:p>
        </w:tc>
      </w:tr>
      <w:tr>
        <w:trPr>
          <w:ins w:id="344"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45" w:author="Claude" w:date="2026-05-06T00:00:00Z"/>
              </w:rPr>
            </w:pPr>
            <w:ins w:id="346" w:author="Claude" w:date="2026-05-06T00:00:00Z">
              <w:r>
                <w:rPr>
                  <w:rFonts w:ascii="Arial" w:cs="Arial" w:eastAsia="Arial" w:hAnsi="Arial"/>
                  <w:b/>
                  <w:bCs/>
                  <w:color w:val="374151"/>
                  <w:sz w:val="20"/>
                  <w:szCs w:val="20"/>
                </w:rPr>
                <w:t xml:space="preserve">MC-005</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47" w:author="Claude" w:date="2026-05-06T00:00:00Z"/>
              </w:rPr>
            </w:pPr>
            <w:ins w:id="348" w:author="Claude" w:date="2026-05-06T00:00:00Z">
              <w:r>
                <w:rPr>
                  <w:rFonts w:ascii="Arial" w:cs="Arial" w:eastAsia="Arial" w:hAnsi="Arial"/>
                  <w:color w:val="374151"/>
                  <w:sz w:val="20"/>
                  <w:szCs w:val="20"/>
                </w:rPr>
                <w:t xml:space="preserve">Firestore Security Rules (22 tests passing, deployed).</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49" w:author="Claude" w:date="2026-05-06T00:00:00Z"/>
              </w:rPr>
            </w:pPr>
            <w:ins w:id="350"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51" w:author="Claude" w:date="2026-05-06T00:00:00Z"/>
              </w:rPr>
            </w:pPr>
            <w:ins w:id="352" w:author="Claude" w:date="2026-05-06T00:00:00Z">
              <w:r>
                <w:rPr>
                  <w:rFonts w:ascii="Arial" w:cs="Arial" w:eastAsia="Arial" w:hAnsi="Arial"/>
                  <w:color w:val="374151"/>
                  <w:sz w:val="20"/>
                  <w:szCs w:val="20"/>
                </w:rPr>
                <w:t xml:space="preserve">P0</w:t>
              </w:r>
            </w:ins>
          </w:p>
        </w:tc>
      </w:tr>
      <w:tr>
        <w:trPr>
          <w:ins w:id="353"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54" w:author="Claude" w:date="2026-05-06T00:00:00Z"/>
              </w:rPr>
            </w:pPr>
            <w:ins w:id="355" w:author="Claude" w:date="2026-05-06T00:00:00Z">
              <w:r>
                <w:rPr>
                  <w:rFonts w:ascii="Arial" w:cs="Arial" w:eastAsia="Arial" w:hAnsi="Arial"/>
                  <w:b/>
                  <w:bCs/>
                  <w:color w:val="374151"/>
                  <w:sz w:val="20"/>
                  <w:szCs w:val="20"/>
                </w:rPr>
                <w:t xml:space="preserve">MC-006</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56" w:author="Claude" w:date="2026-05-06T00:00:00Z"/>
              </w:rPr>
            </w:pPr>
            <w:ins w:id="357" w:author="Claude" w:date="2026-05-06T00:00:00Z">
              <w:r>
                <w:rPr>
                  <w:rFonts w:ascii="Arial" w:cs="Arial" w:eastAsia="Arial" w:hAnsi="Arial"/>
                  <w:color w:val="374151"/>
                  <w:sz w:val="20"/>
                  <w:szCs w:val="20"/>
                </w:rPr>
                <w:t xml:space="preserve">FCM push notifications (deployed, tested).</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58" w:author="Claude" w:date="2026-05-06T00:00:00Z"/>
              </w:rPr>
            </w:pPr>
            <w:ins w:id="359"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60" w:author="Claude" w:date="2026-05-06T00:00:00Z"/>
              </w:rPr>
            </w:pPr>
            <w:ins w:id="361" w:author="Claude" w:date="2026-05-06T00:00:00Z">
              <w:r>
                <w:rPr>
                  <w:rFonts w:ascii="Arial" w:cs="Arial" w:eastAsia="Arial" w:hAnsi="Arial"/>
                  <w:color w:val="374151"/>
                  <w:sz w:val="20"/>
                  <w:szCs w:val="20"/>
                </w:rPr>
                <w:t xml:space="preserve">P0</w:t>
              </w:r>
            </w:ins>
          </w:p>
        </w:tc>
      </w:tr>
      <w:tr>
        <w:trPr>
          <w:ins w:id="362"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63" w:author="Claude" w:date="2026-05-06T00:00:00Z"/>
              </w:rPr>
            </w:pPr>
            <w:ins w:id="364" w:author="Claude" w:date="2026-05-06T00:00:00Z">
              <w:r>
                <w:rPr>
                  <w:rFonts w:ascii="Arial" w:cs="Arial" w:eastAsia="Arial" w:hAnsi="Arial"/>
                  <w:b/>
                  <w:bCs/>
                  <w:color w:val="374151"/>
                  <w:sz w:val="20"/>
                  <w:szCs w:val="20"/>
                </w:rPr>
                <w:t xml:space="preserve">MC-007</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65" w:author="Claude" w:date="2026-05-06T00:00:00Z"/>
              </w:rPr>
            </w:pPr>
            <w:ins w:id="366" w:author="Claude" w:date="2026-05-06T00:00:00Z">
              <w:r>
                <w:rPr>
                  <w:rFonts w:ascii="Arial" w:cs="Arial" w:eastAsia="Arial" w:hAnsi="Arial"/>
                  <w:color w:val="374151"/>
                  <w:sz w:val="20"/>
                  <w:szCs w:val="20"/>
                </w:rPr>
                <w:t xml:space="preserve">Missed-dose detection (30-min cron) + admin notify.</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67" w:author="Claude" w:date="2026-05-06T00:00:00Z"/>
              </w:rPr>
            </w:pPr>
            <w:ins w:id="368"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69" w:author="Claude" w:date="2026-05-06T00:00:00Z"/>
              </w:rPr>
            </w:pPr>
            <w:ins w:id="370" w:author="Claude" w:date="2026-05-06T00:00:00Z">
              <w:r>
                <w:rPr>
                  <w:rFonts w:ascii="Arial" w:cs="Arial" w:eastAsia="Arial" w:hAnsi="Arial"/>
                  <w:color w:val="374151"/>
                  <w:sz w:val="20"/>
                  <w:szCs w:val="20"/>
                </w:rPr>
                <w:t xml:space="preserve">P0</w:t>
              </w:r>
            </w:ins>
          </w:p>
        </w:tc>
      </w:tr>
      <w:tr>
        <w:trPr>
          <w:ins w:id="371"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72" w:author="Claude" w:date="2026-05-06T00:00:00Z"/>
              </w:rPr>
            </w:pPr>
            <w:ins w:id="373" w:author="Claude" w:date="2026-05-06T00:00:00Z">
              <w:r>
                <w:rPr>
                  <w:rFonts w:ascii="Arial" w:cs="Arial" w:eastAsia="Arial" w:hAnsi="Arial"/>
                  <w:b/>
                  <w:bCs/>
                  <w:color w:val="374151"/>
                  <w:sz w:val="20"/>
                  <w:szCs w:val="20"/>
                </w:rPr>
                <w:t xml:space="preserve">MC-008</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74" w:author="Claude" w:date="2026-05-06T00:00:00Z"/>
              </w:rPr>
            </w:pPr>
            <w:ins w:id="375" w:author="Claude" w:date="2026-05-06T00:00:00Z">
              <w:r>
                <w:rPr>
                  <w:rFonts w:ascii="Arial" w:cs="Arial" w:eastAsia="Arial" w:hAnsi="Arial"/>
                  <w:color w:val="374151"/>
                  <w:sz w:val="20"/>
                  <w:szCs w:val="20"/>
                </w:rPr>
                <w:t xml:space="preserve">Dose logging — Taken / Skip (25-char reason) / Late (time picker).</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76" w:author="Claude" w:date="2026-05-06T00:00:00Z"/>
              </w:rPr>
            </w:pPr>
            <w:ins w:id="377"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78" w:author="Claude" w:date="2026-05-06T00:00:00Z"/>
              </w:rPr>
            </w:pPr>
            <w:ins w:id="379" w:author="Claude" w:date="2026-05-06T00:00:00Z">
              <w:r>
                <w:rPr>
                  <w:rFonts w:ascii="Arial" w:cs="Arial" w:eastAsia="Arial" w:hAnsi="Arial"/>
                  <w:color w:val="374151"/>
                  <w:sz w:val="20"/>
                  <w:szCs w:val="20"/>
                </w:rPr>
                <w:t xml:space="preserve">P0</w:t>
              </w:r>
            </w:ins>
          </w:p>
        </w:tc>
      </w:tr>
      <w:tr>
        <w:trPr>
          <w:ins w:id="380"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81" w:author="Claude" w:date="2026-05-06T00:00:00Z"/>
              </w:rPr>
            </w:pPr>
            <w:ins w:id="382" w:author="Claude" w:date="2026-05-06T00:00:00Z">
              <w:r>
                <w:rPr>
                  <w:rFonts w:ascii="Arial" w:cs="Arial" w:eastAsia="Arial" w:hAnsi="Arial"/>
                  <w:b/>
                  <w:bCs/>
                  <w:color w:val="374151"/>
                  <w:sz w:val="20"/>
                  <w:szCs w:val="20"/>
                </w:rPr>
                <w:t xml:space="preserve">MC-010</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83" w:author="Claude" w:date="2026-05-06T00:00:00Z"/>
              </w:rPr>
            </w:pPr>
            <w:ins w:id="384" w:author="Claude" w:date="2026-05-06T00:00:00Z">
              <w:r>
                <w:rPr>
                  <w:rFonts w:ascii="Arial" w:cs="Arial" w:eastAsia="Arial" w:hAnsi="Arial"/>
                  <w:color w:val="374151"/>
                  <w:sz w:val="20"/>
                  <w:szCs w:val="20"/>
                </w:rPr>
                <w:t xml:space="preserve">Cabinet — batches, Rx/OTC split, detail cards, enrichment.</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85" w:author="Claude" w:date="2026-05-06T00:00:00Z"/>
              </w:rPr>
            </w:pPr>
            <w:ins w:id="386"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87" w:author="Claude" w:date="2026-05-06T00:00:00Z"/>
              </w:rPr>
            </w:pPr>
            <w:ins w:id="388" w:author="Claude" w:date="2026-05-06T00:00:00Z">
              <w:r>
                <w:rPr>
                  <w:rFonts w:ascii="Arial" w:cs="Arial" w:eastAsia="Arial" w:hAnsi="Arial"/>
                  <w:color w:val="374151"/>
                  <w:sz w:val="20"/>
                  <w:szCs w:val="20"/>
                </w:rPr>
                <w:t xml:space="preserve">P0</w:t>
              </w:r>
            </w:ins>
          </w:p>
        </w:tc>
      </w:tr>
      <w:tr>
        <w:trPr>
          <w:ins w:id="389"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90" w:author="Claude" w:date="2026-05-06T00:00:00Z"/>
              </w:rPr>
            </w:pPr>
            <w:ins w:id="391" w:author="Claude" w:date="2026-05-06T00:00:00Z">
              <w:r>
                <w:rPr>
                  <w:rFonts w:ascii="Arial" w:cs="Arial" w:eastAsia="Arial" w:hAnsi="Arial"/>
                  <w:b/>
                  <w:bCs/>
                  <w:color w:val="374151"/>
                  <w:sz w:val="20"/>
                  <w:szCs w:val="20"/>
                </w:rPr>
                <w:t xml:space="preserve">MC-020</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92" w:author="Claude" w:date="2026-05-06T00:00:00Z"/>
              </w:rPr>
            </w:pPr>
            <w:ins w:id="393" w:author="Claude" w:date="2026-05-06T00:00:00Z">
              <w:r>
                <w:rPr>
                  <w:rFonts w:ascii="Arial" w:cs="Arial" w:eastAsia="Arial" w:hAnsi="Arial"/>
                  <w:color w:val="374151"/>
                  <w:sz w:val="20"/>
                  <w:szCs w:val="20"/>
                </w:rPr>
                <w:t xml:space="preserve">maintainTodaySummary fan-out (4 triggers, 1 doc/session read).</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94" w:author="Claude" w:date="2026-05-06T00:00:00Z"/>
              </w:rPr>
            </w:pPr>
            <w:ins w:id="395"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396" w:author="Claude" w:date="2026-05-06T00:00:00Z"/>
              </w:rPr>
            </w:pPr>
            <w:ins w:id="397" w:author="Claude" w:date="2026-05-06T00:00:00Z">
              <w:r>
                <w:rPr>
                  <w:rFonts w:ascii="Arial" w:cs="Arial" w:eastAsia="Arial" w:hAnsi="Arial"/>
                  <w:color w:val="374151"/>
                  <w:sz w:val="20"/>
                  <w:szCs w:val="20"/>
                </w:rPr>
                <w:t xml:space="preserve">P0</w:t>
              </w:r>
            </w:ins>
          </w:p>
        </w:tc>
      </w:tr>
      <w:tr>
        <w:trPr>
          <w:ins w:id="398"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399" w:author="Claude" w:date="2026-05-06T00:00:00Z"/>
              </w:rPr>
            </w:pPr>
            <w:ins w:id="400" w:author="Claude" w:date="2026-05-06T00:00:00Z">
              <w:r>
                <w:rPr>
                  <w:rFonts w:ascii="Arial" w:cs="Arial" w:eastAsia="Arial" w:hAnsi="Arial"/>
                  <w:b/>
                  <w:bCs/>
                  <w:color w:val="374151"/>
                  <w:sz w:val="20"/>
                  <w:szCs w:val="20"/>
                </w:rPr>
                <w:t xml:space="preserve">MC-026</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01" w:author="Claude" w:date="2026-05-06T00:00:00Z"/>
              </w:rPr>
            </w:pPr>
            <w:ins w:id="402" w:author="Claude" w:date="2026-05-06T00:00:00Z">
              <w:r>
                <w:rPr>
                  <w:rFonts w:ascii="Arial" w:cs="Arial" w:eastAsia="Arial" w:hAnsi="Arial"/>
                  <w:color w:val="374151"/>
                  <w:sz w:val="20"/>
                  <w:szCs w:val="20"/>
                </w:rPr>
                <w:t xml:space="preserve">Restock request flow + Cloud Function trigger to admin FCM.</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03" w:author="Claude" w:date="2026-05-06T00:00:00Z"/>
              </w:rPr>
            </w:pPr>
            <w:ins w:id="404"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05" w:author="Claude" w:date="2026-05-06T00:00:00Z"/>
              </w:rPr>
            </w:pPr>
            <w:ins w:id="406" w:author="Claude" w:date="2026-05-06T00:00:00Z">
              <w:r>
                <w:rPr>
                  <w:rFonts w:ascii="Arial" w:cs="Arial" w:eastAsia="Arial" w:hAnsi="Arial"/>
                  <w:color w:val="374151"/>
                  <w:sz w:val="20"/>
                  <w:szCs w:val="20"/>
                </w:rPr>
                <w:t xml:space="preserve">P1</w:t>
              </w:r>
            </w:ins>
          </w:p>
        </w:tc>
      </w:tr>
      <w:tr>
        <w:trPr>
          <w:ins w:id="407"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08" w:author="Claude" w:date="2026-05-06T00:00:00Z"/>
              </w:rPr>
            </w:pPr>
            <w:ins w:id="409" w:author="Claude" w:date="2026-05-06T00:00:00Z">
              <w:r>
                <w:rPr>
                  <w:rFonts w:ascii="Arial" w:cs="Arial" w:eastAsia="Arial" w:hAnsi="Arial"/>
                  <w:b/>
                  <w:bCs/>
                  <w:color w:val="374151"/>
                  <w:sz w:val="20"/>
                  <w:szCs w:val="20"/>
                </w:rPr>
                <w:t xml:space="preserve">MC-027</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10" w:author="Claude" w:date="2026-05-06T00:00:00Z"/>
              </w:rPr>
            </w:pPr>
            <w:ins w:id="411" w:author="Claude" w:date="2026-05-06T00:00:00Z">
              <w:r>
                <w:rPr>
                  <w:rFonts w:ascii="Arial" w:cs="Arial" w:eastAsia="Arial" w:hAnsi="Arial"/>
                  <w:color w:val="374151"/>
                  <w:sz w:val="20"/>
                  <w:szCs w:val="20"/>
                </w:rPr>
                <w:t xml:space="preserve">Send Reminder — admin sends FCM push to member.</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12" w:author="Claude" w:date="2026-05-06T00:00:00Z"/>
              </w:rPr>
            </w:pPr>
            <w:ins w:id="413"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14" w:author="Claude" w:date="2026-05-06T00:00:00Z"/>
              </w:rPr>
            </w:pPr>
            <w:ins w:id="415" w:author="Claude" w:date="2026-05-06T00:00:00Z">
              <w:r>
                <w:rPr>
                  <w:rFonts w:ascii="Arial" w:cs="Arial" w:eastAsia="Arial" w:hAnsi="Arial"/>
                  <w:color w:val="374151"/>
                  <w:sz w:val="20"/>
                  <w:szCs w:val="20"/>
                </w:rPr>
                <w:t xml:space="preserve">P1</w:t>
              </w:r>
            </w:ins>
          </w:p>
        </w:tc>
      </w:tr>
      <w:tr>
        <w:trPr>
          <w:ins w:id="416"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17" w:author="Claude" w:date="2026-05-06T00:00:00Z"/>
              </w:rPr>
            </w:pPr>
            <w:ins w:id="418" w:author="Claude" w:date="2026-05-06T00:00:00Z">
              <w:r>
                <w:rPr>
                  <w:rFonts w:ascii="Arial" w:cs="Arial" w:eastAsia="Arial" w:hAnsi="Arial"/>
                  <w:b/>
                  <w:bCs/>
                  <w:color w:val="374151"/>
                  <w:sz w:val="20"/>
                  <w:szCs w:val="20"/>
                </w:rPr>
                <w:t xml:space="preserve">MC-028</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19" w:author="Claude" w:date="2026-05-06T00:00:00Z"/>
              </w:rPr>
            </w:pPr>
            <w:ins w:id="420" w:author="Claude" w:date="2026-05-06T00:00:00Z">
              <w:r>
                <w:rPr>
                  <w:rFonts w:ascii="Arial" w:cs="Arial" w:eastAsia="Arial" w:hAnsi="Arial"/>
                  <w:color w:val="374151"/>
                  <w:sz w:val="20"/>
                  <w:szCs w:val="20"/>
                </w:rPr>
                <w:t xml:space="preserve">Admin mark missed dose as taken (with audit trail).</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21" w:author="Claude" w:date="2026-05-06T00:00:00Z"/>
              </w:rPr>
            </w:pPr>
            <w:ins w:id="422"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23" w:author="Claude" w:date="2026-05-06T00:00:00Z"/>
              </w:rPr>
            </w:pPr>
            <w:ins w:id="424" w:author="Claude" w:date="2026-05-06T00:00:00Z">
              <w:r>
                <w:rPr>
                  <w:rFonts w:ascii="Arial" w:cs="Arial" w:eastAsia="Arial" w:hAnsi="Arial"/>
                  <w:color w:val="374151"/>
                  <w:sz w:val="20"/>
                  <w:szCs w:val="20"/>
                </w:rPr>
                <w:t xml:space="preserve">P1</w:t>
              </w:r>
            </w:ins>
          </w:p>
        </w:tc>
      </w:tr>
      <w:tr>
        <w:trPr>
          <w:ins w:id="425"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26" w:author="Claude" w:date="2026-05-06T00:00:00Z"/>
              </w:rPr>
            </w:pPr>
            <w:ins w:id="427" w:author="Claude" w:date="2026-05-06T00:00:00Z">
              <w:r>
                <w:rPr>
                  <w:rFonts w:ascii="Arial" w:cs="Arial" w:eastAsia="Arial" w:hAnsi="Arial"/>
                  <w:b/>
                  <w:bCs/>
                  <w:color w:val="374151"/>
                  <w:sz w:val="20"/>
                  <w:szCs w:val="20"/>
                </w:rPr>
                <w:t xml:space="preserve">MC-029</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28" w:author="Claude" w:date="2026-05-06T00:00:00Z"/>
              </w:rPr>
            </w:pPr>
            <w:ins w:id="429" w:author="Claude" w:date="2026-05-06T00:00:00Z">
              <w:r>
                <w:rPr>
                  <w:rFonts w:ascii="Arial" w:cs="Arial" w:eastAsia="Arial" w:hAnsi="Arial"/>
                  <w:color w:val="374151"/>
                  <w:sz w:val="20"/>
                  <w:szCs w:val="20"/>
                </w:rPr>
                <w:t xml:space="preserve">Bell icon + notifications panel (both roles, 30-day history).</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30" w:author="Claude" w:date="2026-05-06T00:00:00Z"/>
              </w:rPr>
            </w:pPr>
            <w:ins w:id="431"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32" w:author="Claude" w:date="2026-05-06T00:00:00Z"/>
              </w:rPr>
            </w:pPr>
            <w:ins w:id="433" w:author="Claude" w:date="2026-05-06T00:00:00Z">
              <w:r>
                <w:rPr>
                  <w:rFonts w:ascii="Arial" w:cs="Arial" w:eastAsia="Arial" w:hAnsi="Arial"/>
                  <w:color w:val="374151"/>
                  <w:sz w:val="20"/>
                  <w:szCs w:val="20"/>
                </w:rPr>
                <w:t xml:space="preserve">P1</w:t>
              </w:r>
            </w:ins>
          </w:p>
        </w:tc>
      </w:tr>
      <w:tr>
        <w:trPr>
          <w:ins w:id="434"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35" w:author="Claude" w:date="2026-05-06T00:00:00Z"/>
              </w:rPr>
            </w:pPr>
            <w:ins w:id="436" w:author="Claude" w:date="2026-05-06T00:00:00Z">
              <w:r>
                <w:rPr>
                  <w:rFonts w:ascii="Arial" w:cs="Arial" w:eastAsia="Arial" w:hAnsi="Arial"/>
                  <w:b/>
                  <w:bCs/>
                  <w:color w:val="374151"/>
                  <w:sz w:val="20"/>
                  <w:szCs w:val="20"/>
                </w:rPr>
                <w:t xml:space="preserve">MC-030</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37" w:author="Claude" w:date="2026-05-06T00:00:00Z"/>
              </w:rPr>
            </w:pPr>
            <w:ins w:id="438" w:author="Claude" w:date="2026-05-06T00:00:00Z">
              <w:r>
                <w:rPr>
                  <w:rFonts w:ascii="Arial" w:cs="Arial" w:eastAsia="Arial" w:hAnsi="Arial"/>
                  <w:color w:val="374151"/>
                  <w:sz w:val="20"/>
                  <w:szCs w:val="20"/>
                </w:rPr>
                <w:t xml:space="preserve">deleteTreatment + sendDoseReminder Cloud Functions.</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39" w:author="Claude" w:date="2026-05-06T00:00:00Z"/>
              </w:rPr>
            </w:pPr>
            <w:ins w:id="440" w:author="Claude" w:date="2026-05-06T00:00:00Z">
              <w:r>
                <w:rPr>
                  <w:rFonts w:ascii="Arial" w:cs="Arial" w:eastAsia="Arial" w:hAnsi="Arial"/>
                  <w:b/>
                  <w:bCs/>
                  <w:color w:val="639922"/>
                  <w:sz w:val="20"/>
                  <w:szCs w:val="20"/>
                </w:rPr>
                <w:t xml:space="preserve">DONE</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41" w:author="Claude" w:date="2026-05-06T00:00:00Z"/>
              </w:rPr>
            </w:pPr>
            <w:ins w:id="442" w:author="Claude" w:date="2026-05-06T00:00:00Z">
              <w:r>
                <w:rPr>
                  <w:rFonts w:ascii="Arial" w:cs="Arial" w:eastAsia="Arial" w:hAnsi="Arial"/>
                  <w:color w:val="374151"/>
                  <w:sz w:val="20"/>
                  <w:szCs w:val="20"/>
                </w:rPr>
                <w:t xml:space="preserve">P1</w:t>
              </w:r>
            </w:ins>
          </w:p>
        </w:tc>
      </w:tr>
      <w:tr>
        <w:trPr>
          <w:ins w:id="443"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44" w:author="Claude" w:date="2026-05-06T00:00:00Z"/>
              </w:rPr>
            </w:pPr>
            <w:ins w:id="445" w:author="Claude" w:date="2026-05-06T00:00:00Z">
              <w:r>
                <w:rPr>
                  <w:rFonts w:ascii="Arial" w:cs="Arial" w:eastAsia="Arial" w:hAnsi="Arial"/>
                  <w:b/>
                  <w:bCs/>
                  <w:color w:val="374151"/>
                  <w:sz w:val="20"/>
                  <w:szCs w:val="20"/>
                </w:rPr>
                <w:t xml:space="preserve">MC-004</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46" w:author="Claude" w:date="2026-05-06T00:00:00Z"/>
              </w:rPr>
            </w:pPr>
            <w:ins w:id="447" w:author="Claude" w:date="2026-05-06T00:00:00Z">
              <w:r>
                <w:rPr>
                  <w:rFonts w:ascii="Arial" w:cs="Arial" w:eastAsia="Arial" w:hAnsi="Arial"/>
                  <w:color w:val="374151"/>
                  <w:sz w:val="20"/>
                  <w:szCs w:val="20"/>
                </w:rPr>
                <w:t xml:space="preserve">Gemini API proxy — move key to Secret Manager, route all AI through geminiProxy CF, wire “Ask your cabinet” FAB with confidence tiers + safety disclaimers.</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48" w:author="Claude" w:date="2026-05-06T00:00:00Z"/>
              </w:rPr>
            </w:pPr>
            <w:ins w:id="449" w:author="Claude" w:date="2026-05-06T00:00:00Z">
              <w:r>
                <w:rPr>
                  <w:rFonts w:ascii="Arial" w:cs="Arial" w:eastAsia="Arial" w:hAnsi="Arial"/>
                  <w:b/>
                  <w:bCs/>
                  <w:color w:val="EF9F27"/>
                  <w:sz w:val="20"/>
                  <w:szCs w:val="20"/>
                </w:rPr>
                <w:t xml:space="preserve">ACTIVE</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50" w:author="Claude" w:date="2026-05-06T00:00:00Z"/>
              </w:rPr>
            </w:pPr>
            <w:ins w:id="451" w:author="Claude" w:date="2026-05-06T00:00:00Z">
              <w:r>
                <w:rPr>
                  <w:rFonts w:ascii="Arial" w:cs="Arial" w:eastAsia="Arial" w:hAnsi="Arial"/>
                  <w:color w:val="374151"/>
                  <w:sz w:val="20"/>
                  <w:szCs w:val="20"/>
                </w:rPr>
                <w:t xml:space="preserve">P0</w:t>
              </w:r>
            </w:ins>
          </w:p>
        </w:tc>
      </w:tr>
      <w:tr>
        <w:trPr>
          <w:ins w:id="452"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53" w:author="Claude" w:date="2026-05-06T00:00:00Z"/>
              </w:rPr>
            </w:pPr>
            <w:ins w:id="454" w:author="Claude" w:date="2026-05-06T00:00:00Z">
              <w:r>
                <w:rPr>
                  <w:rFonts w:ascii="Arial" w:cs="Arial" w:eastAsia="Arial" w:hAnsi="Arial"/>
                  <w:b/>
                  <w:bCs/>
                  <w:color w:val="374151"/>
                  <w:sz w:val="20"/>
                  <w:szCs w:val="20"/>
                </w:rPr>
                <w:t xml:space="preserve">MC-017</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55" w:author="Claude" w:date="2026-05-06T00:00:00Z"/>
              </w:rPr>
            </w:pPr>
            <w:ins w:id="456" w:author="Claude" w:date="2026-05-06T00:00:00Z">
              <w:r>
                <w:rPr>
                  <w:rFonts w:ascii="Arial" w:cs="Arial" w:eastAsia="Arial" w:hAnsi="Arial"/>
                  <w:color w:val="374151"/>
                  <w:sz w:val="20"/>
                  <w:szCs w:val="20"/>
                </w:rPr>
                <w:t xml:space="preserve">DPDP consent screen + account-deletion Cloud Function. Required by Indian law before collecting health data from real users.</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57" w:author="Claude" w:date="2026-05-06T00:00:00Z"/>
              </w:rPr>
            </w:pPr>
            <w:ins w:id="458"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59" w:author="Claude" w:date="2026-05-06T00:00:00Z"/>
              </w:rPr>
            </w:pPr>
            <w:ins w:id="460" w:author="Claude" w:date="2026-05-06T00:00:00Z">
              <w:r>
                <w:rPr>
                  <w:rFonts w:ascii="Arial" w:cs="Arial" w:eastAsia="Arial" w:hAnsi="Arial"/>
                  <w:color w:val="374151"/>
                  <w:sz w:val="20"/>
                  <w:szCs w:val="20"/>
                </w:rPr>
                <w:t xml:space="preserve">P0</w:t>
              </w:r>
            </w:ins>
          </w:p>
        </w:tc>
      </w:tr>
      <w:tr>
        <w:trPr>
          <w:ins w:id="461"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62" w:author="Claude" w:date="2026-05-06T00:00:00Z"/>
              </w:rPr>
            </w:pPr>
            <w:ins w:id="463" w:author="Claude" w:date="2026-05-06T00:00:00Z">
              <w:r>
                <w:rPr>
                  <w:rFonts w:ascii="Arial" w:cs="Arial" w:eastAsia="Arial" w:hAnsi="Arial"/>
                  <w:b/>
                  <w:bCs/>
                  <w:color w:val="374151"/>
                  <w:sz w:val="20"/>
                  <w:szCs w:val="20"/>
                </w:rPr>
                <w:t xml:space="preserve">MC-009</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64" w:author="Claude" w:date="2026-05-06T00:00:00Z"/>
              </w:rPr>
            </w:pPr>
            <w:ins w:id="465" w:author="Claude" w:date="2026-05-06T00:00:00Z">
              <w:r>
                <w:rPr>
                  <w:rFonts w:ascii="Arial" w:cs="Arial" w:eastAsia="Arial" w:hAnsi="Arial"/>
                  <w:color w:val="374151"/>
                  <w:sz w:val="20"/>
                  <w:szCs w:val="20"/>
                </w:rPr>
                <w:t xml:space="preserve">WhatsApp fallback via 360dialog. FCM alone unreliable on older Android (Rajan).</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66" w:author="Claude" w:date="2026-05-06T00:00:00Z"/>
              </w:rPr>
            </w:pPr>
            <w:ins w:id="467"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68" w:author="Claude" w:date="2026-05-06T00:00:00Z"/>
              </w:rPr>
            </w:pPr>
            <w:ins w:id="469" w:author="Claude" w:date="2026-05-06T00:00:00Z">
              <w:r>
                <w:rPr>
                  <w:rFonts w:ascii="Arial" w:cs="Arial" w:eastAsia="Arial" w:hAnsi="Arial"/>
                  <w:color w:val="374151"/>
                  <w:sz w:val="20"/>
                  <w:szCs w:val="20"/>
                </w:rPr>
                <w:t xml:space="preserve">P0</w:t>
              </w:r>
            </w:ins>
          </w:p>
        </w:tc>
      </w:tr>
      <w:tr>
        <w:trPr>
          <w:ins w:id="470"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71" w:author="Claude" w:date="2026-05-06T00:00:00Z"/>
              </w:rPr>
            </w:pPr>
            <w:ins w:id="472" w:author="Claude" w:date="2026-05-06T00:00:00Z">
              <w:r>
                <w:rPr>
                  <w:rFonts w:ascii="Arial" w:cs="Arial" w:eastAsia="Arial" w:hAnsi="Arial"/>
                  <w:b/>
                  <w:bCs/>
                  <w:color w:val="374151"/>
                  <w:sz w:val="20"/>
                  <w:szCs w:val="20"/>
                </w:rPr>
                <w:t xml:space="preserve">MC-011</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73" w:author="Claude" w:date="2026-05-06T00:00:00Z"/>
              </w:rPr>
            </w:pPr>
            <w:ins w:id="474" w:author="Claude" w:date="2026-05-06T00:00:00Z">
              <w:r>
                <w:rPr>
                  <w:rFonts w:ascii="Arial" w:cs="Arial" w:eastAsia="Arial" w:hAnsi="Arial"/>
                  <w:color w:val="374151"/>
                  <w:sz w:val="20"/>
                  <w:szCs w:val="20"/>
                </w:rPr>
                <w:t xml:space="preserve">Expand medicine DB from 131 → 500. Search currently misses common Indian medicines.</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75" w:author="Claude" w:date="2026-05-06T00:00:00Z"/>
              </w:rPr>
            </w:pPr>
            <w:ins w:id="476"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77" w:author="Claude" w:date="2026-05-06T00:00:00Z"/>
              </w:rPr>
            </w:pPr>
            <w:ins w:id="478" w:author="Claude" w:date="2026-05-06T00:00:00Z">
              <w:r>
                <w:rPr>
                  <w:rFonts w:ascii="Arial" w:cs="Arial" w:eastAsia="Arial" w:hAnsi="Arial"/>
                  <w:color w:val="374151"/>
                  <w:sz w:val="20"/>
                  <w:szCs w:val="20"/>
                </w:rPr>
                <w:t xml:space="preserve">P1</w:t>
              </w:r>
            </w:ins>
          </w:p>
        </w:tc>
      </w:tr>
      <w:tr>
        <w:trPr>
          <w:ins w:id="479"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80" w:author="Claude" w:date="2026-05-06T00:00:00Z"/>
              </w:rPr>
            </w:pPr>
            <w:ins w:id="481" w:author="Claude" w:date="2026-05-06T00:00:00Z">
              <w:r>
                <w:rPr>
                  <w:rFonts w:ascii="Arial" w:cs="Arial" w:eastAsia="Arial" w:hAnsi="Arial"/>
                  <w:b/>
                  <w:bCs/>
                  <w:color w:val="374151"/>
                  <w:sz w:val="20"/>
                  <w:szCs w:val="20"/>
                </w:rPr>
                <w:t xml:space="preserve">MC-019</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82" w:author="Claude" w:date="2026-05-06T00:00:00Z"/>
              </w:rPr>
            </w:pPr>
            <w:ins w:id="483" w:author="Claude" w:date="2026-05-06T00:00:00Z">
              <w:r>
                <w:rPr>
                  <w:rFonts w:ascii="Arial" w:cs="Arial" w:eastAsia="Arial" w:hAnsi="Arial"/>
                  <w:color w:val="374151"/>
                  <w:sz w:val="20"/>
                  <w:szCs w:val="20"/>
                </w:rPr>
                <w:t xml:space="preserve">Caregiver JWT issuance + read-only PWA dashboard.</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84" w:author="Claude" w:date="2026-05-06T00:00:00Z"/>
              </w:rPr>
            </w:pPr>
            <w:ins w:id="485"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86" w:author="Claude" w:date="2026-05-06T00:00:00Z"/>
              </w:rPr>
            </w:pPr>
            <w:ins w:id="487" w:author="Claude" w:date="2026-05-06T00:00:00Z">
              <w:r>
                <w:rPr>
                  <w:rFonts w:ascii="Arial" w:cs="Arial" w:eastAsia="Arial" w:hAnsi="Arial"/>
                  <w:color w:val="374151"/>
                  <w:sz w:val="20"/>
                  <w:szCs w:val="20"/>
                </w:rPr>
                <w:t xml:space="preserve">P0</w:t>
              </w:r>
            </w:ins>
          </w:p>
        </w:tc>
      </w:tr>
      <w:tr>
        <w:trPr>
          <w:ins w:id="488"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89" w:author="Claude" w:date="2026-05-06T00:00:00Z"/>
              </w:rPr>
            </w:pPr>
            <w:ins w:id="490" w:author="Claude" w:date="2026-05-06T00:00:00Z">
              <w:r>
                <w:rPr>
                  <w:rFonts w:ascii="Arial" w:cs="Arial" w:eastAsia="Arial" w:hAnsi="Arial"/>
                  <w:b/>
                  <w:bCs/>
                  <w:color w:val="374151"/>
                  <w:sz w:val="20"/>
                  <w:szCs w:val="20"/>
                </w:rPr>
                <w:t xml:space="preserve">MC-018</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91" w:author="Claude" w:date="2026-05-06T00:00:00Z"/>
              </w:rPr>
            </w:pPr>
            <w:ins w:id="492" w:author="Claude" w:date="2026-05-06T00:00:00Z">
              <w:r>
                <w:rPr>
                  <w:rFonts w:ascii="Arial" w:cs="Arial" w:eastAsia="Arial" w:hAnsi="Arial"/>
                  <w:color w:val="374151"/>
                  <w:sz w:val="20"/>
                  <w:szCs w:val="20"/>
                </w:rPr>
                <w:t xml:space="preserve">Hindi localisation. i18n already wired; strings not yet translated.</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93" w:author="Claude" w:date="2026-05-06T00:00:00Z"/>
              </w:rPr>
            </w:pPr>
            <w:ins w:id="494"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495" w:author="Claude" w:date="2026-05-06T00:00:00Z"/>
              </w:rPr>
            </w:pPr>
            <w:ins w:id="496" w:author="Claude" w:date="2026-05-06T00:00:00Z">
              <w:r>
                <w:rPr>
                  <w:rFonts w:ascii="Arial" w:cs="Arial" w:eastAsia="Arial" w:hAnsi="Arial"/>
                  <w:color w:val="374151"/>
                  <w:sz w:val="20"/>
                  <w:szCs w:val="20"/>
                </w:rPr>
                <w:t xml:space="preserve">P1</w:t>
              </w:r>
            </w:ins>
          </w:p>
        </w:tc>
      </w:tr>
      <w:tr>
        <w:trPr>
          <w:ins w:id="497"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498" w:author="Claude" w:date="2026-05-06T00:00:00Z"/>
              </w:rPr>
            </w:pPr>
            <w:ins w:id="499" w:author="Claude" w:date="2026-05-06T00:00:00Z">
              <w:r>
                <w:rPr>
                  <w:rFonts w:ascii="Arial" w:cs="Arial" w:eastAsia="Arial" w:hAnsi="Arial"/>
                  <w:b/>
                  <w:bCs/>
                  <w:color w:val="374151"/>
                  <w:sz w:val="20"/>
                  <w:szCs w:val="20"/>
                </w:rPr>
                <w:t xml:space="preserve">MC-014</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00" w:author="Claude" w:date="2026-05-06T00:00:00Z"/>
              </w:rPr>
            </w:pPr>
            <w:ins w:id="501" w:author="Claude" w:date="2026-05-06T00:00:00Z">
              <w:r>
                <w:rPr>
                  <w:rFonts w:ascii="Arial" w:cs="Arial" w:eastAsia="Arial" w:hAnsi="Arial"/>
                  <w:color w:val="374151"/>
                  <w:sz w:val="20"/>
                  <w:szCs w:val="20"/>
                </w:rPr>
                <w:t xml:space="preserve">Weekly inventory audit flow — Sunday nudge + physical-count reconciliation.</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02" w:author="Claude" w:date="2026-05-06T00:00:00Z"/>
              </w:rPr>
            </w:pPr>
            <w:ins w:id="503"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04" w:author="Claude" w:date="2026-05-06T00:00:00Z"/>
              </w:rPr>
            </w:pPr>
            <w:ins w:id="505" w:author="Claude" w:date="2026-05-06T00:00:00Z">
              <w:r>
                <w:rPr>
                  <w:rFonts w:ascii="Arial" w:cs="Arial" w:eastAsia="Arial" w:hAnsi="Arial"/>
                  <w:color w:val="374151"/>
                  <w:sz w:val="20"/>
                  <w:szCs w:val="20"/>
                </w:rPr>
                <w:t xml:space="preserve">P1</w:t>
              </w:r>
            </w:ins>
          </w:p>
        </w:tc>
      </w:tr>
      <w:tr>
        <w:trPr>
          <w:ins w:id="506"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07" w:author="Claude" w:date="2026-05-06T00:00:00Z"/>
              </w:rPr>
            </w:pPr>
            <w:ins w:id="508" w:author="Claude" w:date="2026-05-06T00:00:00Z">
              <w:r>
                <w:rPr>
                  <w:rFonts w:ascii="Arial" w:cs="Arial" w:eastAsia="Arial" w:hAnsi="Arial"/>
                  <w:b/>
                  <w:bCs/>
                  <w:color w:val="374151"/>
                  <w:sz w:val="20"/>
                  <w:szCs w:val="20"/>
                </w:rPr>
                <w:t xml:space="preserve">MC-012</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09" w:author="Claude" w:date="2026-05-06T00:00:00Z"/>
              </w:rPr>
            </w:pPr>
            <w:ins w:id="510" w:author="Claude" w:date="2026-05-06T00:00:00Z">
              <w:r>
                <w:rPr>
                  <w:rFonts w:ascii="Arial" w:cs="Arial" w:eastAsia="Arial" w:hAnsi="Arial"/>
                  <w:color w:val="374151"/>
                  <w:sz w:val="20"/>
                  <w:szCs w:val="20"/>
                </w:rPr>
                <w:t xml:space="preserve">Barcode scanner. UI placeholder only.</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11" w:author="Claude" w:date="2026-05-06T00:00:00Z"/>
              </w:rPr>
            </w:pPr>
            <w:ins w:id="512"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13" w:author="Claude" w:date="2026-05-06T00:00:00Z"/>
              </w:rPr>
            </w:pPr>
            <w:ins w:id="514" w:author="Claude" w:date="2026-05-06T00:00:00Z">
              <w:r>
                <w:rPr>
                  <w:rFonts w:ascii="Arial" w:cs="Arial" w:eastAsia="Arial" w:hAnsi="Arial"/>
                  <w:color w:val="374151"/>
                  <w:sz w:val="20"/>
                  <w:szCs w:val="20"/>
                </w:rPr>
                <w:t xml:space="preserve">P1</w:t>
              </w:r>
            </w:ins>
          </w:p>
        </w:tc>
      </w:tr>
      <w:tr>
        <w:trPr>
          <w:ins w:id="515"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16" w:author="Claude" w:date="2026-05-06T00:00:00Z"/>
              </w:rPr>
            </w:pPr>
            <w:ins w:id="517" w:author="Claude" w:date="2026-05-06T00:00:00Z">
              <w:r>
                <w:rPr>
                  <w:rFonts w:ascii="Arial" w:cs="Arial" w:eastAsia="Arial" w:hAnsi="Arial"/>
                  <w:b/>
                  <w:bCs/>
                  <w:color w:val="374151"/>
                  <w:sz w:val="20"/>
                  <w:szCs w:val="20"/>
                </w:rPr>
                <w:t xml:space="preserve">MC-013</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18" w:author="Claude" w:date="2026-05-06T00:00:00Z"/>
              </w:rPr>
            </w:pPr>
            <w:ins w:id="519" w:author="Claude" w:date="2026-05-06T00:00:00Z">
              <w:r>
                <w:rPr>
                  <w:rFonts w:ascii="Arial" w:cs="Arial" w:eastAsia="Arial" w:hAnsi="Arial"/>
                  <w:color w:val="374151"/>
                  <w:sz w:val="20"/>
                  <w:szCs w:val="20"/>
                </w:rPr>
                <w:t xml:space="preserve">Drug interaction check on medicine add (never rate-limited per architecture rules).</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20" w:author="Claude" w:date="2026-05-06T00:00:00Z"/>
              </w:rPr>
            </w:pPr>
            <w:ins w:id="521"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22" w:author="Claude" w:date="2026-05-06T00:00:00Z"/>
              </w:rPr>
            </w:pPr>
            <w:ins w:id="523" w:author="Claude" w:date="2026-05-06T00:00:00Z">
              <w:r>
                <w:rPr>
                  <w:rFonts w:ascii="Arial" w:cs="Arial" w:eastAsia="Arial" w:hAnsi="Arial"/>
                  <w:color w:val="374151"/>
                  <w:sz w:val="20"/>
                  <w:szCs w:val="20"/>
                </w:rPr>
                <w:t xml:space="preserve">P1</w:t>
              </w:r>
            </w:ins>
          </w:p>
        </w:tc>
      </w:tr>
      <w:tr>
        <w:trPr>
          <w:ins w:id="524"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25" w:author="Claude" w:date="2026-05-06T00:00:00Z"/>
              </w:rPr>
            </w:pPr>
            <w:ins w:id="526" w:author="Claude" w:date="2026-05-06T00:00:00Z">
              <w:r>
                <w:rPr>
                  <w:rFonts w:ascii="Arial" w:cs="Arial" w:eastAsia="Arial" w:hAnsi="Arial"/>
                  <w:b/>
                  <w:bCs/>
                  <w:color w:val="374151"/>
                  <w:sz w:val="20"/>
                  <w:szCs w:val="20"/>
                </w:rPr>
                <w:t xml:space="preserve">MC-015</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27" w:author="Claude" w:date="2026-05-06T00:00:00Z"/>
              </w:rPr>
            </w:pPr>
            <w:ins w:id="528" w:author="Claude" w:date="2026-05-06T00:00:00Z">
              <w:r>
                <w:rPr>
                  <w:rFonts w:ascii="Arial" w:cs="Arial" w:eastAsia="Arial" w:hAnsi="Arial"/>
                  <w:color w:val="374151"/>
                  <w:sz w:val="20"/>
                  <w:szCs w:val="20"/>
                </w:rPr>
                <w:t xml:space="preserve">Treatment summary PDF export.</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29" w:author="Claude" w:date="2026-05-06T00:00:00Z"/>
              </w:rPr>
            </w:pPr>
            <w:ins w:id="530"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31" w:author="Claude" w:date="2026-05-06T00:00:00Z"/>
              </w:rPr>
            </w:pPr>
            <w:ins w:id="532" w:author="Claude" w:date="2026-05-06T00:00:00Z">
              <w:r>
                <w:rPr>
                  <w:rFonts w:ascii="Arial" w:cs="Arial" w:eastAsia="Arial" w:hAnsi="Arial"/>
                  <w:color w:val="374151"/>
                  <w:sz w:val="20"/>
                  <w:szCs w:val="20"/>
                </w:rPr>
                <w:t xml:space="preserve">P2</w:t>
              </w:r>
            </w:ins>
          </w:p>
        </w:tc>
      </w:tr>
      <w:tr>
        <w:trPr>
          <w:ins w:id="533"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34" w:author="Claude" w:date="2026-05-06T00:00:00Z"/>
              </w:rPr>
            </w:pPr>
            <w:ins w:id="535" w:author="Claude" w:date="2026-05-06T00:00:00Z">
              <w:r>
                <w:rPr>
                  <w:rFonts w:ascii="Arial" w:cs="Arial" w:eastAsia="Arial" w:hAnsi="Arial"/>
                  <w:b/>
                  <w:bCs/>
                  <w:color w:val="374151"/>
                  <w:sz w:val="20"/>
                  <w:szCs w:val="20"/>
                </w:rPr>
                <w:t xml:space="preserve">MC-016</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36" w:author="Claude" w:date="2026-05-06T00:00:00Z"/>
              </w:rPr>
            </w:pPr>
            <w:ins w:id="537" w:author="Claude" w:date="2026-05-06T00:00:00Z">
              <w:r>
                <w:rPr>
                  <w:rFonts w:ascii="Arial" w:cs="Arial" w:eastAsia="Arial" w:hAnsi="Arial"/>
                  <w:color w:val="374151"/>
                  <w:sz w:val="20"/>
                  <w:szCs w:val="20"/>
                </w:rPr>
                <w:t xml:space="preserve">Freemium paywall (RevenueCat + Razorpay).</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38" w:author="Claude" w:date="2026-05-06T00:00:00Z"/>
              </w:rPr>
            </w:pPr>
            <w:ins w:id="539"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40" w:author="Claude" w:date="2026-05-06T00:00:00Z"/>
              </w:rPr>
            </w:pPr>
            <w:ins w:id="541" w:author="Claude" w:date="2026-05-06T00:00:00Z">
              <w:r>
                <w:rPr>
                  <w:rFonts w:ascii="Arial" w:cs="Arial" w:eastAsia="Arial" w:hAnsi="Arial"/>
                  <w:color w:val="374151"/>
                  <w:sz w:val="20"/>
                  <w:szCs w:val="20"/>
                </w:rPr>
                <w:t xml:space="preserve">P2</w:t>
              </w:r>
            </w:ins>
          </w:p>
        </w:tc>
      </w:tr>
      <w:tr>
        <w:trPr>
          <w:ins w:id="542"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43" w:author="Claude" w:date="2026-05-06T00:00:00Z"/>
              </w:rPr>
            </w:pPr>
            <w:ins w:id="544" w:author="Claude" w:date="2026-05-06T00:00:00Z">
              <w:r>
                <w:rPr>
                  <w:rFonts w:ascii="Arial" w:cs="Arial" w:eastAsia="Arial" w:hAnsi="Arial"/>
                  <w:b/>
                  <w:bCs/>
                  <w:color w:val="374151"/>
                  <w:sz w:val="20"/>
                  <w:szCs w:val="20"/>
                </w:rPr>
                <w:t xml:space="preserve">MC-021</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45" w:author="Claude" w:date="2026-05-06T00:00:00Z"/>
              </w:rPr>
            </w:pPr>
            <w:ins w:id="546" w:author="Claude" w:date="2026-05-06T00:00:00Z">
              <w:r>
                <w:rPr>
                  <w:rFonts w:ascii="Arial" w:cs="Arial" w:eastAsia="Arial" w:hAnsi="Arial"/>
                  <w:color w:val="374151"/>
                  <w:sz w:val="20"/>
                  <w:szCs w:val="20"/>
                </w:rPr>
                <w:t xml:space="preserve">Promote member to co-admin UI + Cloud Function.</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47" w:author="Claude" w:date="2026-05-06T00:00:00Z"/>
              </w:rPr>
            </w:pPr>
            <w:ins w:id="548"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49" w:author="Claude" w:date="2026-05-06T00:00:00Z"/>
              </w:rPr>
            </w:pPr>
            <w:ins w:id="550" w:author="Claude" w:date="2026-05-06T00:00:00Z">
              <w:r>
                <w:rPr>
                  <w:rFonts w:ascii="Arial" w:cs="Arial" w:eastAsia="Arial" w:hAnsi="Arial"/>
                  <w:color w:val="374151"/>
                  <w:sz w:val="20"/>
                  <w:szCs w:val="20"/>
                </w:rPr>
                <w:t xml:space="preserve">P2</w:t>
              </w:r>
            </w:ins>
          </w:p>
        </w:tc>
      </w:tr>
      <w:tr>
        <w:trPr>
          <w:ins w:id="551"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52" w:author="Claude" w:date="2026-05-06T00:00:00Z"/>
              </w:rPr>
            </w:pPr>
            <w:ins w:id="553" w:author="Claude" w:date="2026-05-06T00:00:00Z">
              <w:r>
                <w:rPr>
                  <w:rFonts w:ascii="Arial" w:cs="Arial" w:eastAsia="Arial" w:hAnsi="Arial"/>
                  <w:b/>
                  <w:bCs/>
                  <w:color w:val="374151"/>
                  <w:sz w:val="20"/>
                  <w:szCs w:val="20"/>
                </w:rPr>
                <w:t xml:space="preserve">MC-022</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54" w:author="Claude" w:date="2026-05-06T00:00:00Z"/>
              </w:rPr>
            </w:pPr>
            <w:ins w:id="555" w:author="Claude" w:date="2026-05-06T00:00:00Z">
              <w:r>
                <w:rPr>
                  <w:rFonts w:ascii="Arial" w:cs="Arial" w:eastAsia="Arial" w:hAnsi="Arial"/>
                  <w:color w:val="374151"/>
                  <w:sz w:val="20"/>
                  <w:szCs w:val="20"/>
                </w:rPr>
                <w:t xml:space="preserve">Transfer primary admin flow with 24-hour confirmation window.</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56" w:author="Claude" w:date="2026-05-06T00:00:00Z"/>
              </w:rPr>
            </w:pPr>
            <w:ins w:id="557"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58" w:author="Claude" w:date="2026-05-06T00:00:00Z"/>
              </w:rPr>
            </w:pPr>
            <w:ins w:id="559" w:author="Claude" w:date="2026-05-06T00:00:00Z">
              <w:r>
                <w:rPr>
                  <w:rFonts w:ascii="Arial" w:cs="Arial" w:eastAsia="Arial" w:hAnsi="Arial"/>
                  <w:color w:val="374151"/>
                  <w:sz w:val="20"/>
                  <w:szCs w:val="20"/>
                </w:rPr>
                <w:t xml:space="preserve">P2</w:t>
              </w:r>
            </w:ins>
          </w:p>
        </w:tc>
      </w:tr>
      <w:tr>
        <w:trPr>
          <w:ins w:id="560"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61" w:author="Claude" w:date="2026-05-06T00:00:00Z"/>
              </w:rPr>
            </w:pPr>
            <w:ins w:id="562" w:author="Claude" w:date="2026-05-06T00:00:00Z">
              <w:r>
                <w:rPr>
                  <w:rFonts w:ascii="Arial" w:cs="Arial" w:eastAsia="Arial" w:hAnsi="Arial"/>
                  <w:b/>
                  <w:bCs/>
                  <w:color w:val="374151"/>
                  <w:sz w:val="20"/>
                  <w:szCs w:val="20"/>
                </w:rPr>
                <w:t xml:space="preserve">MC-023</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63" w:author="Claude" w:date="2026-05-06T00:00:00Z"/>
              </w:rPr>
            </w:pPr>
            <w:ins w:id="564" w:author="Claude" w:date="2026-05-06T00:00:00Z">
              <w:r>
                <w:rPr>
                  <w:rFonts w:ascii="Arial" w:cs="Arial" w:eastAsia="Arial" w:hAnsi="Arial"/>
                  <w:color w:val="374151"/>
                  <w:sz w:val="20"/>
                  <w:szCs w:val="20"/>
                </w:rPr>
                <w:t xml:space="preserve">Emergency admin recovery — 48-hour auto-approval scheduled job.</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65" w:author="Claude" w:date="2026-05-06T00:00:00Z"/>
              </w:rPr>
            </w:pPr>
            <w:ins w:id="566"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67" w:author="Claude" w:date="2026-05-06T00:00:00Z"/>
              </w:rPr>
            </w:pPr>
            <w:ins w:id="568" w:author="Claude" w:date="2026-05-06T00:00:00Z">
              <w:r>
                <w:rPr>
                  <w:rFonts w:ascii="Arial" w:cs="Arial" w:eastAsia="Arial" w:hAnsi="Arial"/>
                  <w:color w:val="374151"/>
                  <w:sz w:val="20"/>
                  <w:szCs w:val="20"/>
                </w:rPr>
                <w:t xml:space="preserve">P2</w:t>
              </w:r>
            </w:ins>
          </w:p>
        </w:tc>
      </w:tr>
      <w:tr>
        <w:trPr>
          <w:ins w:id="569"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70" w:author="Claude" w:date="2026-05-06T00:00:00Z"/>
              </w:rPr>
            </w:pPr>
            <w:ins w:id="571" w:author="Claude" w:date="2026-05-06T00:00:00Z">
              <w:r>
                <w:rPr>
                  <w:rFonts w:ascii="Arial" w:cs="Arial" w:eastAsia="Arial" w:hAnsi="Arial"/>
                  <w:b/>
                  <w:bCs/>
                  <w:color w:val="374151"/>
                  <w:sz w:val="20"/>
                  <w:szCs w:val="20"/>
                </w:rPr>
                <w:t xml:space="preserve">MC-024</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72" w:author="Claude" w:date="2026-05-06T00:00:00Z"/>
              </w:rPr>
            </w:pPr>
            <w:ins w:id="573" w:author="Claude" w:date="2026-05-06T00:00:00Z">
              <w:r>
                <w:rPr>
                  <w:rFonts w:ascii="Arial" w:cs="Arial" w:eastAsia="Arial" w:hAnsi="Arial"/>
                  <w:color w:val="374151"/>
                  <w:sz w:val="20"/>
                  <w:szCs w:val="20"/>
                </w:rPr>
                <w:t xml:space="preserve">Cabinet orphan resolution Cloud Function on member removal.</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74" w:author="Claude" w:date="2026-05-06T00:00:00Z"/>
              </w:rPr>
            </w:pPr>
            <w:ins w:id="575"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76" w:author="Claude" w:date="2026-05-06T00:00:00Z"/>
              </w:rPr>
            </w:pPr>
            <w:ins w:id="577" w:author="Claude" w:date="2026-05-06T00:00:00Z">
              <w:r>
                <w:rPr>
                  <w:rFonts w:ascii="Arial" w:cs="Arial" w:eastAsia="Arial" w:hAnsi="Arial"/>
                  <w:color w:val="374151"/>
                  <w:sz w:val="20"/>
                  <w:szCs w:val="20"/>
                </w:rPr>
                <w:t xml:space="preserve">P2</w:t>
              </w:r>
            </w:ins>
          </w:p>
        </w:tc>
      </w:tr>
      <w:tr>
        <w:trPr>
          <w:ins w:id="578"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79" w:author="Claude" w:date="2026-05-06T00:00:00Z"/>
              </w:rPr>
            </w:pPr>
            <w:ins w:id="580" w:author="Claude" w:date="2026-05-06T00:00:00Z">
              <w:r>
                <w:rPr>
                  <w:rFonts w:ascii="Arial" w:cs="Arial" w:eastAsia="Arial" w:hAnsi="Arial"/>
                  <w:b/>
                  <w:bCs/>
                  <w:color w:val="374151"/>
                  <w:sz w:val="20"/>
                  <w:szCs w:val="20"/>
                </w:rPr>
                <w:t xml:space="preserve">MC-025</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81" w:author="Claude" w:date="2026-05-06T00:00:00Z"/>
              </w:rPr>
            </w:pPr>
            <w:ins w:id="582" w:author="Claude" w:date="2026-05-06T00:00:00Z">
              <w:r>
                <w:rPr>
                  <w:rFonts w:ascii="Arial" w:cs="Arial" w:eastAsia="Arial" w:hAnsi="Arial"/>
                  <w:color w:val="374151"/>
                  <w:sz w:val="20"/>
                  <w:szCs w:val="20"/>
                </w:rPr>
                <w:t xml:space="preserve">Household fork — copy cabinets and treatments into new household.</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83" w:author="Claude" w:date="2026-05-06T00:00:00Z"/>
              </w:rPr>
            </w:pPr>
            <w:ins w:id="584"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85" w:author="Claude" w:date="2026-05-06T00:00:00Z"/>
              </w:rPr>
            </w:pPr>
            <w:ins w:id="586" w:author="Claude" w:date="2026-05-06T00:00:00Z">
              <w:r>
                <w:rPr>
                  <w:rFonts w:ascii="Arial" w:cs="Arial" w:eastAsia="Arial" w:hAnsi="Arial"/>
                  <w:color w:val="374151"/>
                  <w:sz w:val="20"/>
                  <w:szCs w:val="20"/>
                </w:rPr>
                <w:t xml:space="preserve">P2</w:t>
              </w:r>
            </w:ins>
          </w:p>
        </w:tc>
      </w:tr>
      <w:tr>
        <w:trPr>
          <w:ins w:id="587" w:author="Claude" w:date="2026-05-06T00:00:00Z"/>
        </w:trP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88" w:author="Claude" w:date="2026-05-06T00:00:00Z"/>
              </w:rPr>
            </w:pPr>
            <w:ins w:id="589" w:author="Claude" w:date="2026-05-06T00:00:00Z">
              <w:r>
                <w:rPr>
                  <w:rFonts w:ascii="Arial" w:cs="Arial" w:eastAsia="Arial" w:hAnsi="Arial"/>
                  <w:b/>
                  <w:bCs/>
                  <w:color w:val="374151"/>
                  <w:sz w:val="20"/>
                  <w:szCs w:val="20"/>
                </w:rPr>
                <w:t xml:space="preserve">MC-031</w:t>
              </w:r>
            </w:ins>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90" w:author="Claude" w:date="2026-05-06T00:00:00Z"/>
              </w:rPr>
            </w:pPr>
            <w:ins w:id="591" w:author="Claude" w:date="2026-05-06T00:00:00Z">
              <w:r>
                <w:rPr>
                  <w:rFonts w:ascii="Arial" w:cs="Arial" w:eastAsia="Arial" w:hAnsi="Arial"/>
                  <w:color w:val="374151"/>
                  <w:sz w:val="20"/>
                  <w:szCs w:val="20"/>
                </w:rPr>
                <w:t xml:space="preserve">App Check enforcement on all Cloud Functions.</w:t>
              </w:r>
            </w:ins>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92" w:author="Claude" w:date="2026-05-06T00:00:00Z"/>
              </w:rPr>
            </w:pPr>
            <w:ins w:id="593"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rPr>
                <w:ins w:id="594" w:author="Claude" w:date="2026-05-06T00:00:00Z"/>
              </w:rPr>
            </w:pPr>
            <w:ins w:id="595" w:author="Claude" w:date="2026-05-06T00:00:00Z">
              <w:r>
                <w:rPr>
                  <w:rFonts w:ascii="Arial" w:cs="Arial" w:eastAsia="Arial" w:hAnsi="Arial"/>
                  <w:color w:val="374151"/>
                  <w:sz w:val="20"/>
                  <w:szCs w:val="20"/>
                </w:rPr>
                <w:t xml:space="preserve">P0</w:t>
              </w:r>
            </w:ins>
          </w:p>
        </w:tc>
      </w:tr>
      <w:tr>
        <w:trPr>
          <w:ins w:id="596" w:author="Claude" w:date="2026-05-06T00:00:00Z"/>
        </w:trP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97" w:author="Claude" w:date="2026-05-06T00:00:00Z"/>
              </w:rPr>
            </w:pPr>
            <w:ins w:id="598" w:author="Claude" w:date="2026-05-06T00:00:00Z">
              <w:r>
                <w:rPr>
                  <w:rFonts w:ascii="Arial" w:cs="Arial" w:eastAsia="Arial" w:hAnsi="Arial"/>
                  <w:b/>
                  <w:bCs/>
                  <w:color w:val="374151"/>
                  <w:sz w:val="20"/>
                  <w:szCs w:val="20"/>
                </w:rPr>
                <w:t xml:space="preserve">MC-032</w:t>
              </w:r>
            </w:ins>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599" w:author="Claude" w:date="2026-05-06T00:00:00Z"/>
              </w:rPr>
            </w:pPr>
            <w:ins w:id="600" w:author="Claude" w:date="2026-05-06T00:00:00Z">
              <w:r>
                <w:rPr>
                  <w:rFonts w:ascii="Arial" w:cs="Arial" w:eastAsia="Arial" w:hAnsi="Arial"/>
                  <w:color w:val="374151"/>
                  <w:sz w:val="20"/>
                  <w:szCs w:val="20"/>
                </w:rPr>
                <w:t xml:space="preserve">Capacitor iOS + Android native builds for store submission.</w:t>
              </w:r>
            </w:ins>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601" w:author="Claude" w:date="2026-05-06T00:00:00Z"/>
              </w:rPr>
            </w:pPr>
            <w:ins w:id="602" w:author="Claude" w:date="2026-05-06T00:00:00Z">
              <w:r>
                <w:rPr>
                  <w:rFonts w:ascii="Arial" w:cs="Arial" w:eastAsia="Arial" w:hAnsi="Arial"/>
                  <w:b/>
                  <w:bCs/>
                  <w:color w:val="374151"/>
                  <w:sz w:val="20"/>
                  <w:szCs w:val="20"/>
                </w:rPr>
                <w:t xml:space="preserve">OPEN</w:t>
              </w:r>
            </w:ins>
          </w:p>
        </w:tc>
        <w:tc>
          <w:tcPr>
            <w:tcW w:type="dxa" w:w="1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rPr>
                <w:ins w:id="603" w:author="Claude" w:date="2026-05-06T00:00:00Z"/>
              </w:rPr>
            </w:pPr>
            <w:ins w:id="604" w:author="Claude" w:date="2026-05-06T00:00:00Z">
              <w:r>
                <w:rPr>
                  <w:rFonts w:ascii="Arial" w:cs="Arial" w:eastAsia="Arial" w:hAnsi="Arial"/>
                  <w:color w:val="374151"/>
                  <w:sz w:val="20"/>
                  <w:szCs w:val="20"/>
                </w:rPr>
                <w:t xml:space="preserve">P0</w:t>
              </w:r>
            </w:ins>
          </w:p>
        </w:tc>
      </w:tr>
    </w:tbl>
    <w:p>
      <w:pPr>
        <w:spacing w:after="120" w:before="200"/>
        <w:rPr>
          <w:ins w:id="605" w:author="Claude" w:date="2026-05-06T00:00:00Z"/>
        </w:rPr>
      </w:pPr>
      <w:ins w:id="606" w:author="Claude" w:date="2026-05-06T00:00:00Z">
        <w:r>
          <w:rPr>
            <w:rFonts w:ascii="Arial" w:cs="Arial" w:eastAsia="Arial" w:hAnsi="Arial"/>
            <w:color w:val="374151"/>
            <w:sz w:val="22"/>
            <w:szCs w:val="22"/>
          </w:rPr>
          <w:t xml:space="preserve">Status legend: DONE — deployed and verified in dev / emulator. ACTIVE — currently in progress; the next merge is expected to close it. OPEN — specified but not started. The two MVP blockers (MC-004, MC-017) must be closed before any external user testing.</w:t>
        </w:r>
      </w:ins>
    </w:p>
    <w:p>
      <w:pPr>
        <w:spacing w:after="0" w:before="200"/>
        <w:rPr>
          <w:ins w:id="700" w:author="Claude" w:date="2026-05-06T00:00:00Z"/>
        </w:rPr>
      </w:pPr>
    </w:p>
    <w:p>
      <w:pPr>
        <w:pBdr>
          <w:top w:val="single" w:color="3B4FCD" w:sz="4" w:space="1"/>
        </w:pBdr>
        <w:spacing w:after="120" w:before="200"/>
      </w:pPr>
      <w:del w:id="701" w:author="Claude" w:date="2026-05-06T00:00:00Z">
        <w:r>
          <w:rPr>
            <w:rFonts w:ascii="Arial" w:cs="Arial" w:eastAsia="Arial" w:hAnsi="Arial"/>
            <w:i/>
            <w:iCs/>
            <w:color w:val="6B7280"/>
            <w:sz w:val="20"/>
            <w:szCs w:val="20"/>
          </w:rPr>
          <w:delText xml:space="preserve">End of Document — MediCab PRD v1.0</w:delText>
        </w:r>
      </w:del>
      <w:ins w:id="702" w:author="Claude" w:date="2026-05-06T00:00:00Z">
        <w:r>
          <w:rPr>
            <w:rFonts w:ascii="Arial" w:cs="Arial" w:eastAsia="Arial" w:hAnsi="Arial"/>
            <w:i/>
            <w:iCs/>
            <w:color w:val="6B7280"/>
            <w:sz w:val="20"/>
            <w:szCs w:val="20"/>
          </w:rPr>
          <w:t xml:space="preserve">End of Document — MediCab PRD v1.4</w:t>
        </w:r>
      </w:ins>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4FCD" w:sz="4" w:space="1"/>
      </w:pBdr>
      <w:tabs>
        <w:tab w:val="right" w:pos="9026"/>
      </w:tabs>
      <w:spacing w:after="0" w:before="120"/>
    </w:pPr>
    <w:r>
      <w:rPr>
        <w:rFonts w:ascii="Arial" w:cs="Arial" w:eastAsia="Arial" w:hAnsi="Arial"/>
        <w:color w:val="6B7280"/>
        <w:sz w:val="18"/>
        <w:szCs w:val="18"/>
      </w:rPr>
      <w:t xml:space="preserve">MediCab PRD — April 2026</w:t>
    </w:r>
    <w:r>
      <w:rPr>
        <w:rFonts w:ascii="Arial" w:cs="Arial" w:eastAsia="Arial" w:hAnsi="Arial"/>
        <w:color w:val="6B7280"/>
        <w:sz w:val="18"/>
        <w:szCs w:val="18"/>
      </w:rPr>
      <w:t xml:space="preserve">	Page </w:t>
    </w:r>
    <w:fldSimple w:instr="PAGE">
      <w:r>
        <w:rPr>
          <w:rFonts w:ascii="Arial" w:cs="Arial" w:eastAsia="Arial" w:hAnsi="Arial"/>
          <w:color w:val="6B728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4FCD" w:sz="4" w:space="1"/>
      </w:pBdr>
      <w:tabs>
        <w:tab w:val="right" w:pos="9026"/>
      </w:tabs>
      <w:spacing w:after="120" w:before="0"/>
    </w:pPr>
    <w:r>
      <w:rPr>
        <w:rFonts w:ascii="Arial" w:cs="Arial" w:eastAsia="Arial" w:hAnsi="Arial"/>
        <w:color w:val="6B7280"/>
        <w:sz w:val="18"/>
        <w:szCs w:val="18"/>
      </w:rPr>
      <w:t xml:space="preserve">MediCab — Product Requirements Document</w:t>
    </w:r>
    <w:r>
      <w:rPr>
        <w:rFonts w:ascii="Arial" w:cs="Arial" w:eastAsia="Arial" w:hAnsi="Arial"/>
        <w:color w:val="6B7280"/>
        <w:sz w:val="18"/>
        <w:szCs w:val="18"/>
      </w:rPr>
      <w:t xml:space="preserve">	Confidential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40"/>
      <w:szCs w:val="40"/>
    </w:rPr>
  </w:style>
  <w:style w:type="paragraph" w:styleId="Heading2">
    <w:name w:val="Heading 2"/>
    <w:basedOn w:val="Normal"/>
    <w:next w:val="Normal"/>
    <w:qFormat/>
    <w:pPr>
      <w:spacing w:after="80" w:before="320"/>
      <w:outlineLvl w:val="1"/>
    </w:pPr>
    <w:rPr>
      <w:rFonts w:ascii="Arial" w:cs="Arial" w:eastAsia="Arial" w:hAnsi="Arial"/>
      <w:b/>
      <w:bCs/>
      <w:color w:val="3B4FCD"/>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2026-04-29T00:18:38.009Z</dcterms:created>
  <dcterms:modified xsi:type="dcterms:W3CDTF">2026-04-29T00:18:38.009Z</dcterms:modified>
</cp:coreProperties>
</file>

<file path=docProps/custom.xml><?xml version="1.0" encoding="utf-8"?>
<Properties xmlns="http://schemas.openxmlformats.org/officeDocument/2006/custom-properties" xmlns:vt="http://schemas.openxmlformats.org/officeDocument/2006/docPropsVTypes"/>
</file>